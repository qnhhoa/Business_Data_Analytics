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34BBF" w14:textId="24D3DCD8" w:rsidR="008679D4" w:rsidRPr="008679D4" w:rsidRDefault="00EA4ED1" w:rsidP="007A6E8E">
      <w:pPr>
        <w:spacing w:line="360" w:lineRule="auto"/>
        <w:rPr>
          <w:rFonts w:ascii="Times New Roman" w:eastAsia="Times New Roman" w:hAnsi="Times New Roman" w:cs="Times New Roman"/>
          <w:sz w:val="26"/>
          <w:szCs w:val="26"/>
          <w:lang w:val="vi"/>
        </w:rPr>
      </w:pPr>
      <w:r w:rsidRPr="0004757F">
        <w:rPr>
          <w:rFonts w:asciiTheme="majorHAnsi" w:eastAsia="Times New Roman" w:hAnsiTheme="majorHAnsi" w:cstheme="majorHAnsi"/>
          <w:noProof/>
          <w:sz w:val="19"/>
          <w:szCs w:val="26"/>
          <w:lang w:val="vi"/>
        </w:rPr>
        <mc:AlternateContent>
          <mc:Choice Requires="wpg">
            <w:drawing>
              <wp:anchor distT="0" distB="0" distL="0" distR="0" simplePos="0" relativeHeight="251658242" behindDoc="1" locked="0" layoutInCell="1" allowOverlap="1" wp14:anchorId="540A77FB" wp14:editId="50C574F1">
                <wp:simplePos x="0" y="0"/>
                <wp:positionH relativeFrom="margin">
                  <wp:posOffset>-564543</wp:posOffset>
                </wp:positionH>
                <wp:positionV relativeFrom="margin">
                  <wp:posOffset>-644055</wp:posOffset>
                </wp:positionV>
                <wp:extent cx="7132044" cy="9537116"/>
                <wp:effectExtent l="0" t="0" r="12065" b="26035"/>
                <wp:wrapNone/>
                <wp:docPr id="1" name="Group 307"/>
                <wp:cNvGraphicFramePr/>
                <a:graphic xmlns:a="http://schemas.openxmlformats.org/drawingml/2006/main">
                  <a:graphicData uri="http://schemas.microsoft.com/office/word/2010/wordprocessingGroup">
                    <wpg:wgp>
                      <wpg:cNvGrpSpPr/>
                      <wpg:grpSpPr>
                        <a:xfrm>
                          <a:off x="0" y="0"/>
                          <a:ext cx="7132044" cy="9537116"/>
                          <a:chOff x="0" y="0"/>
                          <a:chExt cx="7046640" cy="9887760"/>
                        </a:xfrm>
                      </wpg:grpSpPr>
                      <pic:pic xmlns:pic="http://schemas.openxmlformats.org/drawingml/2006/picture">
                        <pic:nvPicPr>
                          <pic:cNvPr id="2" name="Picture 245"/>
                          <pic:cNvPicPr/>
                        </pic:nvPicPr>
                        <pic:blipFill>
                          <a:blip r:embed="rId11"/>
                          <a:stretch/>
                        </pic:blipFill>
                        <pic:spPr>
                          <a:xfrm>
                            <a:off x="93240" y="118441"/>
                            <a:ext cx="6861960" cy="9715680"/>
                          </a:xfrm>
                          <a:prstGeom prst="rect">
                            <a:avLst/>
                          </a:prstGeom>
                          <a:ln>
                            <a:noFill/>
                          </a:ln>
                        </pic:spPr>
                      </pic:pic>
                      <wps:wsp>
                        <wps:cNvPr id="3" name="Freeform 3"/>
                        <wps:cNvSpPr/>
                        <wps:spPr>
                          <a:xfrm>
                            <a:off x="0" y="0"/>
                            <a:ext cx="53280" cy="9887760"/>
                          </a:xfrm>
                          <a:custGeom>
                            <a:avLst/>
                            <a:gdLst/>
                            <a:ahLst/>
                            <a:cxnLst/>
                            <a:rect l="l" t="t" r="r" b="b"/>
                            <a:pathLst>
                              <a:path w="82" h="15539">
                                <a:moveTo>
                                  <a:pt x="0" y="0"/>
                                </a:moveTo>
                                <a:lnTo>
                                  <a:pt x="0" y="15538"/>
                                </a:lnTo>
                                <a:lnTo>
                                  <a:pt x="82" y="15452"/>
                                </a:lnTo>
                                <a:lnTo>
                                  <a:pt x="82" y="71"/>
                                </a:lnTo>
                                <a:lnTo>
                                  <a:pt x="0"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4" name="Freeform 4"/>
                        <wps:cNvSpPr/>
                        <wps:spPr>
                          <a:xfrm>
                            <a:off x="0" y="0"/>
                            <a:ext cx="53280" cy="9887760"/>
                          </a:xfrm>
                          <a:custGeom>
                            <a:avLst/>
                            <a:gdLst/>
                            <a:ahLst/>
                            <a:cxnLst/>
                            <a:rect l="l" t="t" r="r" b="b"/>
                            <a:pathLst>
                              <a:path w="82" h="15539">
                                <a:moveTo>
                                  <a:pt x="82" y="15452"/>
                                </a:moveTo>
                                <a:lnTo>
                                  <a:pt x="0" y="15538"/>
                                </a:lnTo>
                                <a:lnTo>
                                  <a:pt x="0" y="0"/>
                                </a:lnTo>
                                <a:lnTo>
                                  <a:pt x="82" y="71"/>
                                </a:lnTo>
                                <a:lnTo>
                                  <a:pt x="82" y="15452"/>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s:wsp>
                        <wps:cNvPr id="5" name="Freeform 5"/>
                        <wps:cNvSpPr/>
                        <wps:spPr>
                          <a:xfrm>
                            <a:off x="0" y="720"/>
                            <a:ext cx="7046640" cy="43920"/>
                          </a:xfrm>
                          <a:custGeom>
                            <a:avLst/>
                            <a:gdLst/>
                            <a:ahLst/>
                            <a:cxnLst/>
                            <a:rect l="l" t="t" r="r" b="b"/>
                            <a:pathLst>
                              <a:path w="10386" h="72">
                                <a:moveTo>
                                  <a:pt x="10385" y="0"/>
                                </a:moveTo>
                                <a:lnTo>
                                  <a:pt x="0" y="0"/>
                                </a:lnTo>
                                <a:lnTo>
                                  <a:pt x="82" y="72"/>
                                </a:lnTo>
                                <a:lnTo>
                                  <a:pt x="10316" y="72"/>
                                </a:lnTo>
                                <a:lnTo>
                                  <a:pt x="10385"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6" name="Freeform 6"/>
                        <wps:cNvSpPr/>
                        <wps:spPr>
                          <a:xfrm>
                            <a:off x="0" y="720"/>
                            <a:ext cx="7046640" cy="43920"/>
                          </a:xfrm>
                          <a:custGeom>
                            <a:avLst/>
                            <a:gdLst/>
                            <a:ahLst/>
                            <a:cxnLst/>
                            <a:rect l="l" t="t" r="r" b="b"/>
                            <a:pathLst>
                              <a:path w="10386" h="72">
                                <a:moveTo>
                                  <a:pt x="10316" y="72"/>
                                </a:moveTo>
                                <a:lnTo>
                                  <a:pt x="10385" y="0"/>
                                </a:lnTo>
                                <a:lnTo>
                                  <a:pt x="0" y="0"/>
                                </a:lnTo>
                                <a:lnTo>
                                  <a:pt x="82" y="72"/>
                                </a:lnTo>
                                <a:lnTo>
                                  <a:pt x="10316" y="72"/>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s:wsp>
                        <wps:cNvPr id="7" name="Freeform 7"/>
                        <wps:cNvSpPr/>
                        <wps:spPr>
                          <a:xfrm>
                            <a:off x="7000920" y="0"/>
                            <a:ext cx="44280" cy="9887760"/>
                          </a:xfrm>
                          <a:custGeom>
                            <a:avLst/>
                            <a:gdLst/>
                            <a:ahLst/>
                            <a:cxnLst/>
                            <a:rect l="l" t="t" r="r" b="b"/>
                            <a:pathLst>
                              <a:path w="69" h="15539">
                                <a:moveTo>
                                  <a:pt x="68" y="0"/>
                                </a:moveTo>
                                <a:lnTo>
                                  <a:pt x="0" y="71"/>
                                </a:lnTo>
                                <a:lnTo>
                                  <a:pt x="0" y="15452"/>
                                </a:lnTo>
                                <a:lnTo>
                                  <a:pt x="68" y="15538"/>
                                </a:lnTo>
                                <a:lnTo>
                                  <a:pt x="68"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8" name="Freeform 8"/>
                        <wps:cNvSpPr/>
                        <wps:spPr>
                          <a:xfrm>
                            <a:off x="7000920" y="0"/>
                            <a:ext cx="44280" cy="9887760"/>
                          </a:xfrm>
                          <a:custGeom>
                            <a:avLst/>
                            <a:gdLst/>
                            <a:ahLst/>
                            <a:cxnLst/>
                            <a:rect l="l" t="t" r="r" b="b"/>
                            <a:pathLst>
                              <a:path w="69" h="15539">
                                <a:moveTo>
                                  <a:pt x="0" y="15452"/>
                                </a:moveTo>
                                <a:lnTo>
                                  <a:pt x="68" y="15538"/>
                                </a:lnTo>
                                <a:lnTo>
                                  <a:pt x="68" y="0"/>
                                </a:lnTo>
                                <a:lnTo>
                                  <a:pt x="0" y="71"/>
                                </a:lnTo>
                                <a:lnTo>
                                  <a:pt x="0" y="15452"/>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s:wsp>
                        <wps:cNvPr id="9" name="Freeform 9"/>
                        <wps:cNvSpPr/>
                        <wps:spPr>
                          <a:xfrm>
                            <a:off x="0" y="9834120"/>
                            <a:ext cx="7046640" cy="52560"/>
                          </a:xfrm>
                          <a:custGeom>
                            <a:avLst/>
                            <a:gdLst/>
                            <a:ahLst/>
                            <a:cxnLst/>
                            <a:rect l="l" t="t" r="r" b="b"/>
                            <a:pathLst>
                              <a:path w="10386" h="86">
                                <a:moveTo>
                                  <a:pt x="10316" y="0"/>
                                </a:moveTo>
                                <a:lnTo>
                                  <a:pt x="83" y="0"/>
                                </a:lnTo>
                                <a:lnTo>
                                  <a:pt x="0" y="85"/>
                                </a:lnTo>
                                <a:lnTo>
                                  <a:pt x="10386" y="85"/>
                                </a:lnTo>
                                <a:lnTo>
                                  <a:pt x="10316" y="0"/>
                                </a:lnTo>
                                <a:close/>
                              </a:path>
                            </a:pathLst>
                          </a:custGeom>
                          <a:solidFill>
                            <a:srgbClr val="AFAFAF"/>
                          </a:solidFill>
                          <a:ln>
                            <a:noFill/>
                          </a:ln>
                        </wps:spPr>
                        <wps:style>
                          <a:lnRef idx="0">
                            <a:scrgbClr r="0" g="0" b="0"/>
                          </a:lnRef>
                          <a:fillRef idx="0">
                            <a:scrgbClr r="0" g="0" b="0"/>
                          </a:fillRef>
                          <a:effectRef idx="0">
                            <a:scrgbClr r="0" g="0" b="0"/>
                          </a:effectRef>
                          <a:fontRef idx="minor"/>
                        </wps:style>
                        <wps:bodyPr/>
                      </wps:wsp>
                      <wps:wsp>
                        <wps:cNvPr id="10" name="Freeform 10"/>
                        <wps:cNvSpPr/>
                        <wps:spPr>
                          <a:xfrm>
                            <a:off x="0" y="9834120"/>
                            <a:ext cx="7046640" cy="52560"/>
                          </a:xfrm>
                          <a:custGeom>
                            <a:avLst/>
                            <a:gdLst/>
                            <a:ahLst/>
                            <a:cxnLst/>
                            <a:rect l="l" t="t" r="r" b="b"/>
                            <a:pathLst>
                              <a:path w="10386" h="86">
                                <a:moveTo>
                                  <a:pt x="10316" y="0"/>
                                </a:moveTo>
                                <a:lnTo>
                                  <a:pt x="10386" y="85"/>
                                </a:lnTo>
                                <a:lnTo>
                                  <a:pt x="0" y="85"/>
                                </a:lnTo>
                                <a:lnTo>
                                  <a:pt x="83" y="0"/>
                                </a:lnTo>
                                <a:lnTo>
                                  <a:pt x="10316" y="0"/>
                                </a:lnTo>
                                <a:close/>
                              </a:path>
                            </a:pathLst>
                          </a:custGeom>
                          <a:noFill/>
                          <a:ln w="19080">
                            <a:solidFill>
                              <a:srgbClr val="000000"/>
                            </a:solidFill>
                            <a:round/>
                          </a:ln>
                        </wps:spPr>
                        <wps:style>
                          <a:lnRef idx="0">
                            <a:scrgbClr r="0" g="0" b="0"/>
                          </a:lnRef>
                          <a:fillRef idx="0">
                            <a:scrgbClr r="0" g="0" b="0"/>
                          </a:fillRef>
                          <a:effectRef idx="0">
                            <a:scrgbClr r="0" g="0" b="0"/>
                          </a:effectRef>
                          <a:fontRef idx="minor"/>
                        </wps:style>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w:pict>
              <v:group w14:anchorId="056368DD" id="Group 307" o:spid="_x0000_s1026" style="position:absolute;margin-left:-44.45pt;margin-top:-50.7pt;width:561.6pt;height:750.95pt;z-index:-251658234;mso-wrap-distance-left:0;mso-wrap-distance-right:0;mso-position-horizontal-relative:margin;mso-position-vertical-relative:margin;mso-width-relative:margin;mso-height-relative:margin" coordsize="70466,988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5" o:spid="_x0000_s1027" type="#_x0000_t75" style="position:absolute;left:932;top:1184;width:68620;height:971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">
                  <v:imagedata r:id="rId14" o:title=""/>
                </v:shape>
                <v:shape id="Freeform 3" o:spid="_x0000_s1028" style="position:absolute;width:532;height:98877;visibility:visible;mso-wrap-style:square;v-text-anchor:top" coordsize="82,1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" path="m,l,15538r82,-86l82,71,,xe" fillcolor="#afafaf" stroked="f">
                  <v:path arrowok="t"/>
                </v:shape>
                <v:shape id="Freeform 4" o:spid="_x0000_s1029" style="position:absolute;width:532;height:98877;visibility:visible;mso-wrap-style:square;v-text-anchor:top" coordsize="82,1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" path="m82,15452l,15538,,,82,71r,15381xe" filled="f" strokeweight=".53mm">
                  <v:path arrowok="t"/>
                </v:shape>
                <v:shape id="Freeform 5" o:spid="_x0000_s1030" style="position:absolute;top:7;width:70466;height:439;visibility:visible;mso-wrap-style:square;v-text-anchor:top" coordsize="1038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" path="m10385,l,,82,72r10234,l10385,xe" fillcolor="#afafaf" stroked="f">
                  <v:path arrowok="t"/>
                </v:shape>
                <v:shape id="Freeform 6" o:spid="_x0000_s1031" style="position:absolute;top:7;width:70466;height:439;visibility:visible;mso-wrap-style:square;v-text-anchor:top" coordsize="10386,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" path="m10316,72l10385,,,,82,72r10234,xe" filled="f" strokeweight=".53mm">
                  <v:path arrowok="t"/>
                </v:shape>
                <v:shape id="Freeform 7" o:spid="_x0000_s1032" style="position:absolute;left:70009;width:443;height:98877;visibility:visible;mso-wrap-style:square;v-text-anchor:top" coordsize="69,1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" path="m68,l,71,,15452r68,86l68,xe" fillcolor="#afafaf" stroked="f">
                  <v:path arrowok="t"/>
                </v:shape>
                <v:shape id="Freeform 8" o:spid="_x0000_s1033" style="position:absolute;left:70009;width:443;height:98877;visibility:visible;mso-wrap-style:square;v-text-anchor:top" coordsize="69,15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" path="m,15452r68,86l68,,,71,,15452xe" filled="f" strokeweight=".53mm">
                  <v:path arrowok="t"/>
                </v:shape>
                <v:shape id="Freeform 9" o:spid="_x0000_s1034" style="position:absolute;top:98341;width:70466;height:525;visibility:visible;mso-wrap-style:square;v-text-anchor:top" coordsize="103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" path="m10316,l83,,,85r10386,l10316,xe" fillcolor="#afafaf" stroked="f">
                  <v:path arrowok="t"/>
                </v:shape>
                <v:shape id="Freeform 10" o:spid="_x0000_s1035" style="position:absolute;top:98341;width:70466;height:525;visibility:visible;mso-wrap-style:square;v-text-anchor:top" coordsize="1038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" path="m10316,r70,85l,85,83,,10316,xe" filled="f" strokeweight=".53mm">
                  <v:path arrowok="t"/>
                </v:shape>
                <w10:wrap anchorx="margin" anchory="margin"/>
              </v:group>
            </w:pict>
          </mc:Fallback>
        </mc:AlternateContent>
      </w:r>
    </w:p>
    <w:p w14:paraId="08BF14FC" w14:textId="77777777" w:rsidR="00DE30A1" w:rsidRDefault="00DE30A1" w:rsidP="00DE30A1">
      <w:pPr>
        <w:widowControl w:val="0"/>
        <w:spacing w:before="88" w:after="0" w:line="360" w:lineRule="auto"/>
        <w:ind w:left="1440" w:right="1890"/>
        <w:jc w:val="center"/>
        <w:rPr>
          <w:rFonts w:ascii="Times New Roman" w:eastAsia="Times New Roman" w:hAnsi="Times New Roman" w:cs="Times New Roman"/>
          <w:b/>
          <w:color w:val="375F92"/>
          <w:sz w:val="26"/>
          <w:szCs w:val="26"/>
          <w:lang w:val="vi"/>
        </w:rPr>
      </w:pPr>
      <w:r w:rsidRPr="008679D4">
        <w:rPr>
          <w:rFonts w:ascii="Times New Roman" w:hAnsi="Times New Roman" w:cs="Times New Roman"/>
          <w:noProof/>
          <w:sz w:val="26"/>
          <w:szCs w:val="26"/>
        </w:rPr>
        <mc:AlternateContent>
          <mc:Choice Requires="wpg">
            <w:drawing>
              <wp:anchor distT="0" distB="0" distL="0" distR="0" simplePos="0" relativeHeight="251658243" behindDoc="1" locked="0" layoutInCell="1" allowOverlap="1" wp14:anchorId="55029D0E" wp14:editId="604FF58E">
                <wp:simplePos x="0" y="0"/>
                <wp:positionH relativeFrom="page">
                  <wp:posOffset>1104900</wp:posOffset>
                </wp:positionH>
                <wp:positionV relativeFrom="paragraph">
                  <wp:posOffset>53340</wp:posOffset>
                </wp:positionV>
                <wp:extent cx="721995" cy="622300"/>
                <wp:effectExtent l="0" t="3810" r="3810" b="13970"/>
                <wp:wrapNone/>
                <wp:docPr id="11" name="Group 372"/>
                <wp:cNvGraphicFramePr/>
                <a:graphic xmlns:a="http://schemas.openxmlformats.org/drawingml/2006/main">
                  <a:graphicData uri="http://schemas.microsoft.com/office/word/2010/wordprocessingGroup">
                    <wpg:wgp>
                      <wpg:cNvGrpSpPr/>
                      <wpg:grpSpPr>
                        <a:xfrm>
                          <a:off x="0" y="0"/>
                          <a:ext cx="721440" cy="621720"/>
                          <a:chOff x="0" y="0"/>
                          <a:chExt cx="0" cy="0"/>
                        </a:xfrm>
                      </wpg:grpSpPr>
                      <wps:wsp>
                        <wps:cNvPr id="12" name="Freeform 12"/>
                        <wps:cNvSpPr/>
                        <wps:spPr>
                          <a:xfrm>
                            <a:off x="374760" y="289080"/>
                            <a:ext cx="311040" cy="314280"/>
                          </a:xfrm>
                          <a:custGeom>
                            <a:avLst/>
                            <a:gdLst/>
                            <a:ahLst/>
                            <a:cxnLst/>
                            <a:rect l="l" t="t" r="r" b="b"/>
                            <a:pathLst>
                              <a:path w="484" h="487">
                                <a:moveTo>
                                  <a:pt x="15" y="0"/>
                                </a:moveTo>
                                <a:lnTo>
                                  <a:pt x="0" y="14"/>
                                </a:lnTo>
                                <a:lnTo>
                                  <a:pt x="84" y="100"/>
                                </a:lnTo>
                                <a:lnTo>
                                  <a:pt x="235" y="244"/>
                                </a:lnTo>
                                <a:lnTo>
                                  <a:pt x="387" y="400"/>
                                </a:lnTo>
                                <a:lnTo>
                                  <a:pt x="429" y="457"/>
                                </a:lnTo>
                                <a:lnTo>
                                  <a:pt x="484" y="486"/>
                                </a:lnTo>
                                <a:lnTo>
                                  <a:pt x="484" y="457"/>
                                </a:lnTo>
                                <a:lnTo>
                                  <a:pt x="470" y="385"/>
                                </a:lnTo>
                                <a:lnTo>
                                  <a:pt x="456" y="314"/>
                                </a:lnTo>
                                <a:lnTo>
                                  <a:pt x="429" y="258"/>
                                </a:lnTo>
                                <a:lnTo>
                                  <a:pt x="429" y="201"/>
                                </a:lnTo>
                                <a:lnTo>
                                  <a:pt x="456" y="143"/>
                                </a:lnTo>
                                <a:lnTo>
                                  <a:pt x="456" y="86"/>
                                </a:lnTo>
                                <a:lnTo>
                                  <a:pt x="401" y="86"/>
                                </a:lnTo>
                                <a:lnTo>
                                  <a:pt x="318" y="100"/>
                                </a:lnTo>
                                <a:lnTo>
                                  <a:pt x="194" y="86"/>
                                </a:lnTo>
                                <a:lnTo>
                                  <a:pt x="125" y="57"/>
                                </a:lnTo>
                                <a:lnTo>
                                  <a:pt x="28" y="14"/>
                                </a:lnTo>
                                <a:lnTo>
                                  <a:pt x="15"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13" name="Freeform 13"/>
                        <wps:cNvSpPr/>
                        <wps:spPr>
                          <a:xfrm>
                            <a:off x="374760" y="289080"/>
                            <a:ext cx="311040" cy="314280"/>
                          </a:xfrm>
                          <a:custGeom>
                            <a:avLst/>
                            <a:gdLst/>
                            <a:ahLst/>
                            <a:cxnLst/>
                            <a:rect l="l" t="t" r="r" b="b"/>
                            <a:pathLst>
                              <a:path w="484" h="487">
                                <a:moveTo>
                                  <a:pt x="429" y="201"/>
                                </a:moveTo>
                                <a:lnTo>
                                  <a:pt x="456" y="143"/>
                                </a:lnTo>
                                <a:lnTo>
                                  <a:pt x="456" y="86"/>
                                </a:lnTo>
                                <a:lnTo>
                                  <a:pt x="401" y="86"/>
                                </a:lnTo>
                                <a:lnTo>
                                  <a:pt x="318" y="100"/>
                                </a:lnTo>
                                <a:lnTo>
                                  <a:pt x="194" y="86"/>
                                </a:lnTo>
                                <a:lnTo>
                                  <a:pt x="125" y="57"/>
                                </a:lnTo>
                                <a:lnTo>
                                  <a:pt x="28" y="14"/>
                                </a:lnTo>
                                <a:lnTo>
                                  <a:pt x="15" y="0"/>
                                </a:lnTo>
                                <a:lnTo>
                                  <a:pt x="0" y="14"/>
                                </a:lnTo>
                                <a:lnTo>
                                  <a:pt x="28" y="43"/>
                                </a:lnTo>
                                <a:lnTo>
                                  <a:pt x="84" y="100"/>
                                </a:lnTo>
                                <a:lnTo>
                                  <a:pt x="235" y="244"/>
                                </a:lnTo>
                                <a:lnTo>
                                  <a:pt x="387" y="400"/>
                                </a:lnTo>
                                <a:lnTo>
                                  <a:pt x="429" y="457"/>
                                </a:lnTo>
                                <a:lnTo>
                                  <a:pt x="456" y="471"/>
                                </a:lnTo>
                                <a:lnTo>
                                  <a:pt x="484" y="486"/>
                                </a:lnTo>
                                <a:lnTo>
                                  <a:pt x="484" y="457"/>
                                </a:lnTo>
                                <a:lnTo>
                                  <a:pt x="470" y="385"/>
                                </a:lnTo>
                                <a:lnTo>
                                  <a:pt x="456" y="314"/>
                                </a:lnTo>
                                <a:lnTo>
                                  <a:pt x="429" y="258"/>
                                </a:lnTo>
                                <a:lnTo>
                                  <a:pt x="429" y="229"/>
                                </a:lnTo>
                                <a:lnTo>
                                  <a:pt x="429" y="201"/>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14" name="Picture 346"/>
                          <pic:cNvPicPr/>
                        </pic:nvPicPr>
                        <pic:blipFill>
                          <a:blip r:embed="rId15"/>
                          <a:stretch/>
                        </pic:blipFill>
                        <pic:spPr>
                          <a:xfrm>
                            <a:off x="340200" y="139680"/>
                            <a:ext cx="238680" cy="92160"/>
                          </a:xfrm>
                          <a:prstGeom prst="rect">
                            <a:avLst/>
                          </a:prstGeom>
                          <a:ln>
                            <a:noFill/>
                          </a:ln>
                        </pic:spPr>
                      </pic:pic>
                      <wps:wsp>
                        <wps:cNvPr id="15" name="Freeform 15"/>
                        <wps:cNvSpPr/>
                        <wps:spPr>
                          <a:xfrm>
                            <a:off x="340200" y="139680"/>
                            <a:ext cx="238680" cy="92160"/>
                          </a:xfrm>
                          <a:custGeom>
                            <a:avLst/>
                            <a:gdLst/>
                            <a:ahLst/>
                            <a:cxnLst/>
                            <a:rect l="l" t="t" r="r" b="b"/>
                            <a:pathLst>
                              <a:path w="372" h="144">
                                <a:moveTo>
                                  <a:pt x="0" y="43"/>
                                </a:moveTo>
                                <a:lnTo>
                                  <a:pt x="96" y="115"/>
                                </a:lnTo>
                                <a:lnTo>
                                  <a:pt x="206" y="144"/>
                                </a:lnTo>
                                <a:lnTo>
                                  <a:pt x="289" y="129"/>
                                </a:lnTo>
                                <a:lnTo>
                                  <a:pt x="358" y="100"/>
                                </a:lnTo>
                                <a:lnTo>
                                  <a:pt x="371" y="57"/>
                                </a:lnTo>
                                <a:lnTo>
                                  <a:pt x="343" y="29"/>
                                </a:lnTo>
                                <a:lnTo>
                                  <a:pt x="330" y="0"/>
                                </a:lnTo>
                                <a:lnTo>
                                  <a:pt x="302" y="14"/>
                                </a:lnTo>
                                <a:lnTo>
                                  <a:pt x="220" y="57"/>
                                </a:lnTo>
                                <a:lnTo>
                                  <a:pt x="151" y="72"/>
                                </a:lnTo>
                                <a:lnTo>
                                  <a:pt x="82" y="57"/>
                                </a:lnTo>
                                <a:lnTo>
                                  <a:pt x="27" y="29"/>
                                </a:lnTo>
                                <a:lnTo>
                                  <a:pt x="0" y="29"/>
                                </a:lnTo>
                                <a:lnTo>
                                  <a:pt x="0" y="43"/>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16" name="Picture 348"/>
                          <pic:cNvPicPr/>
                        </pic:nvPicPr>
                        <pic:blipFill>
                          <a:blip r:embed="rId16"/>
                          <a:stretch/>
                        </pic:blipFill>
                        <pic:spPr>
                          <a:xfrm>
                            <a:off x="625320" y="0"/>
                            <a:ext cx="95760" cy="240120"/>
                          </a:xfrm>
                          <a:prstGeom prst="rect">
                            <a:avLst/>
                          </a:prstGeom>
                          <a:ln>
                            <a:noFill/>
                          </a:ln>
                        </pic:spPr>
                      </pic:pic>
                      <wps:wsp>
                        <wps:cNvPr id="17" name="Freeform 17"/>
                        <wps:cNvSpPr/>
                        <wps:spPr>
                          <a:xfrm>
                            <a:off x="625320" y="0"/>
                            <a:ext cx="95760" cy="240120"/>
                          </a:xfrm>
                          <a:custGeom>
                            <a:avLst/>
                            <a:gdLst/>
                            <a:ahLst/>
                            <a:cxnLst/>
                            <a:rect l="l" t="t" r="r" b="b"/>
                            <a:pathLst>
                              <a:path w="152" h="373">
                                <a:moveTo>
                                  <a:pt x="97" y="344"/>
                                </a:moveTo>
                                <a:lnTo>
                                  <a:pt x="139" y="287"/>
                                </a:lnTo>
                                <a:lnTo>
                                  <a:pt x="152" y="201"/>
                                </a:lnTo>
                                <a:lnTo>
                                  <a:pt x="152" y="115"/>
                                </a:lnTo>
                                <a:lnTo>
                                  <a:pt x="124" y="28"/>
                                </a:lnTo>
                                <a:lnTo>
                                  <a:pt x="111" y="0"/>
                                </a:lnTo>
                                <a:lnTo>
                                  <a:pt x="97" y="0"/>
                                </a:lnTo>
                                <a:lnTo>
                                  <a:pt x="97" y="14"/>
                                </a:lnTo>
                                <a:lnTo>
                                  <a:pt x="97" y="43"/>
                                </a:lnTo>
                                <a:lnTo>
                                  <a:pt x="84" y="172"/>
                                </a:lnTo>
                                <a:lnTo>
                                  <a:pt x="55" y="244"/>
                                </a:lnTo>
                                <a:lnTo>
                                  <a:pt x="14" y="301"/>
                                </a:lnTo>
                                <a:lnTo>
                                  <a:pt x="0" y="330"/>
                                </a:lnTo>
                                <a:lnTo>
                                  <a:pt x="28" y="358"/>
                                </a:lnTo>
                                <a:lnTo>
                                  <a:pt x="55" y="373"/>
                                </a:lnTo>
                                <a:lnTo>
                                  <a:pt x="97" y="344"/>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18" name="Picture 350"/>
                          <pic:cNvPicPr/>
                        </pic:nvPicPr>
                        <pic:blipFill>
                          <a:blip r:embed="rId17"/>
                          <a:stretch/>
                        </pic:blipFill>
                        <pic:spPr>
                          <a:xfrm>
                            <a:off x="260280" y="280080"/>
                            <a:ext cx="95760" cy="257760"/>
                          </a:xfrm>
                          <a:prstGeom prst="rect">
                            <a:avLst/>
                          </a:prstGeom>
                          <a:ln>
                            <a:noFill/>
                          </a:ln>
                        </pic:spPr>
                      </pic:pic>
                      <wps:wsp>
                        <wps:cNvPr id="19" name="Freeform 19"/>
                        <wps:cNvSpPr/>
                        <wps:spPr>
                          <a:xfrm>
                            <a:off x="260280" y="280080"/>
                            <a:ext cx="95760" cy="257760"/>
                          </a:xfrm>
                          <a:custGeom>
                            <a:avLst/>
                            <a:gdLst/>
                            <a:ahLst/>
                            <a:cxnLst/>
                            <a:rect l="l" t="t" r="r" b="b"/>
                            <a:pathLst>
                              <a:path w="152" h="400">
                                <a:moveTo>
                                  <a:pt x="13" y="0"/>
                                </a:moveTo>
                                <a:lnTo>
                                  <a:pt x="82" y="86"/>
                                </a:lnTo>
                                <a:lnTo>
                                  <a:pt x="137" y="187"/>
                                </a:lnTo>
                                <a:lnTo>
                                  <a:pt x="151" y="300"/>
                                </a:lnTo>
                                <a:lnTo>
                                  <a:pt x="137" y="343"/>
                                </a:lnTo>
                                <a:lnTo>
                                  <a:pt x="110" y="386"/>
                                </a:lnTo>
                                <a:lnTo>
                                  <a:pt x="82" y="400"/>
                                </a:lnTo>
                                <a:lnTo>
                                  <a:pt x="55" y="400"/>
                                </a:lnTo>
                                <a:lnTo>
                                  <a:pt x="55" y="386"/>
                                </a:lnTo>
                                <a:lnTo>
                                  <a:pt x="55" y="357"/>
                                </a:lnTo>
                                <a:lnTo>
                                  <a:pt x="82" y="287"/>
                                </a:lnTo>
                                <a:lnTo>
                                  <a:pt x="82" y="187"/>
                                </a:lnTo>
                                <a:lnTo>
                                  <a:pt x="55" y="86"/>
                                </a:lnTo>
                                <a:lnTo>
                                  <a:pt x="13" y="15"/>
                                </a:lnTo>
                                <a:lnTo>
                                  <a:pt x="0" y="0"/>
                                </a:lnTo>
                                <a:lnTo>
                                  <a:pt x="13" y="0"/>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20" name="Picture 352"/>
                          <pic:cNvPicPr/>
                        </pic:nvPicPr>
                        <pic:blipFill>
                          <a:blip r:embed="rId18"/>
                          <a:stretch/>
                        </pic:blipFill>
                        <pic:spPr>
                          <a:xfrm>
                            <a:off x="0" y="511200"/>
                            <a:ext cx="222840" cy="110520"/>
                          </a:xfrm>
                          <a:prstGeom prst="rect">
                            <a:avLst/>
                          </a:prstGeom>
                          <a:ln>
                            <a:noFill/>
                          </a:ln>
                        </pic:spPr>
                      </pic:pic>
                    </wpg:wgp>
                  </a:graphicData>
                </a:graphic>
              </wp:anchor>
            </w:drawing>
          </mc:Choice>
          <mc:Fallback xmlns:arto="http://schemas.microsoft.com/office/word/2006/arto">
            <w:pict>
              <v:group w14:anchorId="79EB7E71" id="Group 372" o:spid="_x0000_s1026" style="position:absolute;margin-left:87pt;margin-top:4.2pt;width:56.85pt;height:49pt;z-index:-251656186;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">
                <v:shape id="Freeform 12" o:spid="_x0000_s1027" style="position:absolute;left:374760;top:289080;width:311040;height:314280;visibility:visible;mso-wrap-style:square;v-text-anchor:top" coordsize="48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" path="m15,l,14r84,86l235,244,387,400r42,57l484,486r,-29l470,385,456,314,429,258r,-57l456,143r,-57l401,86r-83,14l194,86,125,57,28,14,15,xe" stroked="f">
                  <v:path arrowok="t"/>
                </v:shape>
                <v:shape id="Freeform 13" o:spid="_x0000_s1028" style="position:absolute;left:374760;top:289080;width:311040;height:314280;visibility:visible;mso-wrap-style:square;v-text-anchor:top" coordsize="484,4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" path="m429,201r27,-58l456,86r-55,l318,100,194,86,125,57,28,14,15,,,14,28,43r56,57l235,244,387,400r42,57l456,471r28,15l484,457,470,385,456,314,429,258r,-29l429,201xe" filled="f" strokecolor="white" strokeweight=".53mm">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6" o:spid="_x0000_s1029" type="#_x0000_t75" style="position:absolute;left:340200;top:139680;width:238680;height:9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">
                  <v:imagedata r:id="rId19" o:title=""/>
                </v:shape>
                <v:shape id="Freeform 15" o:spid="_x0000_s1030" style="position:absolute;left:340200;top:139680;width:238680;height:92160;visibility:visible;mso-wrap-style:square;v-text-anchor:top" coordsize="372,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" path="m,43r96,72l206,144r83,-15l358,100,371,57,343,29,330,,302,14,220,57,151,72,82,57,27,29,,29,,43xe" filled="f" strokecolor="white" strokeweight=".53mm">
                  <v:path arrowok="t"/>
                </v:shape>
                <v:shape id="Picture 348" o:spid="_x0000_s1031" type="#_x0000_t75" style="position:absolute;left:625320;width:95760;height:240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">
                  <v:imagedata r:id="rId20" o:title=""/>
                </v:shape>
                <v:shape id="Freeform 17" o:spid="_x0000_s1032" style="position:absolute;left:625320;width:95760;height:240120;visibility:visible;mso-wrap-style:square;v-text-anchor:top" coordsize="15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" path="m97,344r42,-57l152,201r,-86l124,28,111,,97,r,14l97,43,84,172,55,244,14,301,,330r28,28l55,373,97,344xe" filled="f" strokecolor="white" strokeweight=".53mm">
                  <v:path arrowok="t"/>
                </v:shape>
                <v:shape id="Picture 350" o:spid="_x0000_s1033" type="#_x0000_t75" style="position:absolute;left:260280;top:280080;width:95760;height:257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">
                  <v:imagedata r:id="rId21" o:title=""/>
                </v:shape>
                <v:shape id="Freeform 19" o:spid="_x0000_s1034" style="position:absolute;left:260280;top:280080;width:95760;height:257760;visibility:visible;mso-wrap-style:square;v-text-anchor:top" coordsize="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" path="m13,l82,86r55,101l151,300r-14,43l110,386,82,400r-27,l55,386r,-29l82,287r,-100l55,86,13,15,,,13,xe" filled="f" strokecolor="white" strokeweight=".53mm">
                  <v:path arrowok="t"/>
                </v:shape>
                <v:shape id="Picture 352" o:spid="_x0000_s1035" type="#_x0000_t75" style="position:absolute;top:511200;width:222840;height:11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">
                  <v:imagedata r:id="rId22" o:title=""/>
                </v:shape>
                <w10:wrap anchorx="page"/>
              </v:group>
            </w:pict>
          </mc:Fallback>
        </mc:AlternateContent>
      </w:r>
      <w:r w:rsidRPr="008679D4">
        <w:rPr>
          <w:rFonts w:ascii="Times New Roman" w:hAnsi="Times New Roman" w:cs="Times New Roman"/>
          <w:noProof/>
          <w:sz w:val="26"/>
          <w:szCs w:val="26"/>
        </w:rPr>
        <mc:AlternateContent>
          <mc:Choice Requires="wpg">
            <w:drawing>
              <wp:anchor distT="0" distB="0" distL="0" distR="0" simplePos="0" relativeHeight="251658244" behindDoc="1" locked="0" layoutInCell="1" allowOverlap="1" wp14:anchorId="768C2FC2" wp14:editId="7B112A3F">
                <wp:simplePos x="0" y="0"/>
                <wp:positionH relativeFrom="page">
                  <wp:posOffset>956310</wp:posOffset>
                </wp:positionH>
                <wp:positionV relativeFrom="paragraph">
                  <wp:posOffset>-143510</wp:posOffset>
                </wp:positionV>
                <wp:extent cx="406400" cy="356870"/>
                <wp:effectExtent l="3810" t="24130" r="10795" b="1905"/>
                <wp:wrapNone/>
                <wp:docPr id="21" name="Group 366"/>
                <wp:cNvGraphicFramePr/>
                <a:graphic xmlns:a="http://schemas.openxmlformats.org/drawingml/2006/main">
                  <a:graphicData uri="http://schemas.microsoft.com/office/word/2010/wordprocessingGroup">
                    <wpg:wgp>
                      <wpg:cNvGrpSpPr/>
                      <wpg:grpSpPr>
                        <a:xfrm>
                          <a:off x="0" y="0"/>
                          <a:ext cx="405720" cy="356400"/>
                          <a:chOff x="0" y="0"/>
                          <a:chExt cx="0" cy="0"/>
                        </a:xfrm>
                      </wpg:grpSpPr>
                      <wps:wsp>
                        <wps:cNvPr id="22" name="Freeform 22"/>
                        <wps:cNvSpPr/>
                        <wps:spPr>
                          <a:xfrm>
                            <a:off x="362520" y="0"/>
                            <a:ext cx="43200" cy="195120"/>
                          </a:xfrm>
                          <a:custGeom>
                            <a:avLst/>
                            <a:gdLst/>
                            <a:ahLst/>
                            <a:cxnLst/>
                            <a:rect l="l" t="t" r="r" b="b"/>
                            <a:pathLst>
                              <a:path w="69" h="300">
                                <a:moveTo>
                                  <a:pt x="0" y="0"/>
                                </a:moveTo>
                                <a:lnTo>
                                  <a:pt x="0" y="29"/>
                                </a:lnTo>
                                <a:lnTo>
                                  <a:pt x="14" y="115"/>
                                </a:lnTo>
                                <a:lnTo>
                                  <a:pt x="14" y="144"/>
                                </a:lnTo>
                                <a:lnTo>
                                  <a:pt x="0" y="199"/>
                                </a:lnTo>
                                <a:lnTo>
                                  <a:pt x="0" y="271"/>
                                </a:lnTo>
                                <a:lnTo>
                                  <a:pt x="14" y="300"/>
                                </a:lnTo>
                                <a:lnTo>
                                  <a:pt x="27" y="300"/>
                                </a:lnTo>
                                <a:lnTo>
                                  <a:pt x="14" y="286"/>
                                </a:lnTo>
                                <a:lnTo>
                                  <a:pt x="14" y="228"/>
                                </a:lnTo>
                                <a:lnTo>
                                  <a:pt x="55" y="172"/>
                                </a:lnTo>
                                <a:lnTo>
                                  <a:pt x="69" y="144"/>
                                </a:lnTo>
                                <a:lnTo>
                                  <a:pt x="55" y="115"/>
                                </a:lnTo>
                                <a:lnTo>
                                  <a:pt x="14" y="14"/>
                                </a:lnTo>
                                <a:lnTo>
                                  <a:pt x="0"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3" name="Freeform 23"/>
                        <wps:cNvSpPr/>
                        <wps:spPr>
                          <a:xfrm>
                            <a:off x="362520" y="0"/>
                            <a:ext cx="43200" cy="195120"/>
                          </a:xfrm>
                          <a:custGeom>
                            <a:avLst/>
                            <a:gdLst/>
                            <a:ahLst/>
                            <a:cxnLst/>
                            <a:rect l="l" t="t" r="r" b="b"/>
                            <a:pathLst>
                              <a:path w="69" h="300">
                                <a:moveTo>
                                  <a:pt x="14" y="286"/>
                                </a:moveTo>
                                <a:lnTo>
                                  <a:pt x="14" y="228"/>
                                </a:lnTo>
                                <a:lnTo>
                                  <a:pt x="55" y="172"/>
                                </a:lnTo>
                                <a:lnTo>
                                  <a:pt x="69" y="144"/>
                                </a:lnTo>
                                <a:lnTo>
                                  <a:pt x="55" y="115"/>
                                </a:lnTo>
                                <a:lnTo>
                                  <a:pt x="14" y="14"/>
                                </a:lnTo>
                                <a:lnTo>
                                  <a:pt x="0" y="0"/>
                                </a:lnTo>
                                <a:lnTo>
                                  <a:pt x="0" y="29"/>
                                </a:lnTo>
                                <a:lnTo>
                                  <a:pt x="14" y="115"/>
                                </a:lnTo>
                                <a:lnTo>
                                  <a:pt x="14" y="144"/>
                                </a:lnTo>
                                <a:lnTo>
                                  <a:pt x="0" y="199"/>
                                </a:lnTo>
                                <a:lnTo>
                                  <a:pt x="0" y="271"/>
                                </a:lnTo>
                                <a:lnTo>
                                  <a:pt x="14" y="300"/>
                                </a:lnTo>
                                <a:lnTo>
                                  <a:pt x="27" y="300"/>
                                </a:lnTo>
                                <a:lnTo>
                                  <a:pt x="14" y="286"/>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wps:wsp>
                        <wps:cNvPr id="24" name="Freeform 24"/>
                        <wps:cNvSpPr/>
                        <wps:spPr>
                          <a:xfrm>
                            <a:off x="64080" y="9360"/>
                            <a:ext cx="297360" cy="308520"/>
                          </a:xfrm>
                          <a:custGeom>
                            <a:avLst/>
                            <a:gdLst/>
                            <a:ahLst/>
                            <a:cxnLst/>
                            <a:rect l="l" t="t" r="r" b="b"/>
                            <a:pathLst>
                              <a:path w="456" h="472">
                                <a:moveTo>
                                  <a:pt x="56" y="0"/>
                                </a:moveTo>
                                <a:lnTo>
                                  <a:pt x="14" y="0"/>
                                </a:lnTo>
                                <a:lnTo>
                                  <a:pt x="0" y="15"/>
                                </a:lnTo>
                                <a:lnTo>
                                  <a:pt x="28" y="43"/>
                                </a:lnTo>
                                <a:lnTo>
                                  <a:pt x="83" y="101"/>
                                </a:lnTo>
                                <a:lnTo>
                                  <a:pt x="235" y="242"/>
                                </a:lnTo>
                                <a:lnTo>
                                  <a:pt x="428" y="443"/>
                                </a:lnTo>
                                <a:lnTo>
                                  <a:pt x="442" y="472"/>
                                </a:lnTo>
                                <a:lnTo>
                                  <a:pt x="455" y="472"/>
                                </a:lnTo>
                                <a:lnTo>
                                  <a:pt x="442" y="429"/>
                                </a:lnTo>
                                <a:lnTo>
                                  <a:pt x="386" y="343"/>
                                </a:lnTo>
                                <a:lnTo>
                                  <a:pt x="331" y="228"/>
                                </a:lnTo>
                                <a:lnTo>
                                  <a:pt x="290" y="129"/>
                                </a:lnTo>
                                <a:lnTo>
                                  <a:pt x="290" y="29"/>
                                </a:lnTo>
                                <a:lnTo>
                                  <a:pt x="276" y="29"/>
                                </a:lnTo>
                                <a:lnTo>
                                  <a:pt x="221" y="43"/>
                                </a:lnTo>
                                <a:lnTo>
                                  <a:pt x="166" y="43"/>
                                </a:lnTo>
                                <a:lnTo>
                                  <a:pt x="56"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5" name="Freeform 25"/>
                        <wps:cNvSpPr/>
                        <wps:spPr>
                          <a:xfrm>
                            <a:off x="64080" y="9360"/>
                            <a:ext cx="297360" cy="308520"/>
                          </a:xfrm>
                          <a:custGeom>
                            <a:avLst/>
                            <a:gdLst/>
                            <a:ahLst/>
                            <a:cxnLst/>
                            <a:rect l="l" t="t" r="r" b="b"/>
                            <a:pathLst>
                              <a:path w="456" h="472">
                                <a:moveTo>
                                  <a:pt x="442" y="472"/>
                                </a:moveTo>
                                <a:lnTo>
                                  <a:pt x="428" y="443"/>
                                </a:lnTo>
                                <a:lnTo>
                                  <a:pt x="373" y="386"/>
                                </a:lnTo>
                                <a:lnTo>
                                  <a:pt x="235" y="242"/>
                                </a:lnTo>
                                <a:lnTo>
                                  <a:pt x="83" y="101"/>
                                </a:lnTo>
                                <a:lnTo>
                                  <a:pt x="28" y="43"/>
                                </a:lnTo>
                                <a:lnTo>
                                  <a:pt x="0" y="15"/>
                                </a:lnTo>
                                <a:lnTo>
                                  <a:pt x="14" y="0"/>
                                </a:lnTo>
                                <a:lnTo>
                                  <a:pt x="56" y="0"/>
                                </a:lnTo>
                                <a:lnTo>
                                  <a:pt x="166" y="43"/>
                                </a:lnTo>
                                <a:lnTo>
                                  <a:pt x="221" y="43"/>
                                </a:lnTo>
                                <a:lnTo>
                                  <a:pt x="276" y="29"/>
                                </a:lnTo>
                                <a:lnTo>
                                  <a:pt x="290" y="29"/>
                                </a:lnTo>
                                <a:lnTo>
                                  <a:pt x="290" y="43"/>
                                </a:lnTo>
                                <a:lnTo>
                                  <a:pt x="290" y="129"/>
                                </a:lnTo>
                                <a:lnTo>
                                  <a:pt x="331" y="228"/>
                                </a:lnTo>
                                <a:lnTo>
                                  <a:pt x="386" y="343"/>
                                </a:lnTo>
                                <a:lnTo>
                                  <a:pt x="442" y="429"/>
                                </a:lnTo>
                                <a:lnTo>
                                  <a:pt x="455" y="472"/>
                                </a:lnTo>
                                <a:lnTo>
                                  <a:pt x="442" y="472"/>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26" name="Picture 358"/>
                          <pic:cNvPicPr/>
                        </pic:nvPicPr>
                        <pic:blipFill>
                          <a:blip r:embed="rId23"/>
                          <a:stretch/>
                        </pic:blipFill>
                        <pic:spPr>
                          <a:xfrm>
                            <a:off x="0" y="282600"/>
                            <a:ext cx="234360" cy="73800"/>
                          </a:xfrm>
                          <a:prstGeom prst="rect">
                            <a:avLst/>
                          </a:prstGeom>
                          <a:ln>
                            <a:noFill/>
                          </a:ln>
                        </pic:spPr>
                      </pic:pic>
                    </wpg:wgp>
                  </a:graphicData>
                </a:graphic>
              </wp:anchor>
            </w:drawing>
          </mc:Choice>
          <mc:Fallback xmlns:arto="http://schemas.microsoft.com/office/word/2006/arto">
            <w:pict>
              <v:group w14:anchorId="1ED0AA58" id="Group 366" o:spid="_x0000_s1026" style="position:absolute;margin-left:75.3pt;margin-top:-11.3pt;width:32pt;height:28.1pt;z-index:-251655162;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">
                <v:shape id="Freeform 22" o:spid="_x0000_s1027" style="position:absolute;left:362520;width:43200;height:195120;visibility:visible;mso-wrap-style:square;v-text-anchor:top" coordsize="6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" path="m,l,29r14,86l14,144,,199r,72l14,300r13,l14,286r,-58l55,172,69,144,55,115,14,14,,xe" stroked="f">
                  <v:path arrowok="t"/>
                </v:shape>
                <v:shape id="Freeform 23" o:spid="_x0000_s1028" style="position:absolute;left:362520;width:43200;height:195120;visibility:visible;mso-wrap-style:square;v-text-anchor:top" coordsize="6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" path="m14,286r,-58l55,172,69,144,55,115,14,14,,,,29r14,86l14,144,,199r,72l14,300r13,l14,286xe" filled="f" strokecolor="white" strokeweight=".53mm">
                  <v:path arrowok="t"/>
                </v:shape>
                <v:shape id="Freeform 24" o:spid="_x0000_s1029" style="position:absolute;left:64080;top:9360;width:297360;height:308520;visibility:visible;mso-wrap-style:square;v-text-anchor:top" coordsize="45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" path="m56,l14,,,15,28,43r55,58l235,242,428,443r14,29l455,472,442,429,386,343,331,228,290,129r,-100l276,29,221,43r-55,l56,xe" stroked="f">
                  <v:path arrowok="t"/>
                </v:shape>
                <v:shape id="Freeform 25" o:spid="_x0000_s1030" style="position:absolute;left:64080;top:9360;width:297360;height:308520;visibility:visible;mso-wrap-style:square;v-text-anchor:top" coordsize="456,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" path="m442,472l428,443,373,386,235,242,83,101,28,43,,15,14,,56,,166,43r55,l276,29r14,l290,43r,86l331,228r55,115l442,429r13,43l442,472xe" filled="f" strokecolor="white" strokeweight=".53mm">
                  <v:path arrowok="t"/>
                </v:shape>
                <v:shape id="Picture 358" o:spid="_x0000_s1031" type="#_x0000_t75" style="position:absolute;top:282600;width:234360;height:73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">
                  <v:imagedata r:id="rId24" o:title=""/>
                </v:shape>
                <w10:wrap anchorx="page"/>
              </v:group>
            </w:pict>
          </mc:Fallback>
        </mc:AlternateContent>
      </w:r>
      <w:r w:rsidRPr="008679D4">
        <w:rPr>
          <w:rFonts w:ascii="Times New Roman" w:hAnsi="Times New Roman" w:cs="Times New Roman"/>
          <w:noProof/>
          <w:sz w:val="26"/>
          <w:szCs w:val="26"/>
        </w:rPr>
        <mc:AlternateContent>
          <mc:Choice Requires="wpg">
            <w:drawing>
              <wp:anchor distT="0" distB="0" distL="0" distR="0" simplePos="0" relativeHeight="251658245" behindDoc="1" locked="0" layoutInCell="1" allowOverlap="1" wp14:anchorId="5C8EADFE" wp14:editId="68B5D3E5">
                <wp:simplePos x="0" y="0"/>
                <wp:positionH relativeFrom="page">
                  <wp:posOffset>6473825</wp:posOffset>
                </wp:positionH>
                <wp:positionV relativeFrom="paragraph">
                  <wp:posOffset>53340</wp:posOffset>
                </wp:positionV>
                <wp:extent cx="721995" cy="622300"/>
                <wp:effectExtent l="6350" t="3810" r="0" b="13970"/>
                <wp:wrapNone/>
                <wp:docPr id="27" name="Group 357"/>
                <wp:cNvGraphicFramePr/>
                <a:graphic xmlns:a="http://schemas.openxmlformats.org/drawingml/2006/main">
                  <a:graphicData uri="http://schemas.microsoft.com/office/word/2010/wordprocessingGroup">
                    <wpg:wgp>
                      <wpg:cNvGrpSpPr/>
                      <wpg:grpSpPr>
                        <a:xfrm>
                          <a:off x="0" y="0"/>
                          <a:ext cx="721440" cy="621720"/>
                          <a:chOff x="0" y="0"/>
                          <a:chExt cx="0" cy="0"/>
                        </a:xfrm>
                      </wpg:grpSpPr>
                      <wps:wsp>
                        <wps:cNvPr id="28" name="Freeform 28"/>
                        <wps:cNvSpPr/>
                        <wps:spPr>
                          <a:xfrm>
                            <a:off x="44280" y="289080"/>
                            <a:ext cx="301680" cy="313560"/>
                          </a:xfrm>
                          <a:custGeom>
                            <a:avLst/>
                            <a:gdLst/>
                            <a:ahLst/>
                            <a:cxnLst/>
                            <a:rect l="l" t="t" r="r" b="b"/>
                            <a:pathLst>
                              <a:path w="469" h="486">
                                <a:moveTo>
                                  <a:pt x="469" y="0"/>
                                </a:moveTo>
                                <a:lnTo>
                                  <a:pt x="359" y="58"/>
                                </a:lnTo>
                                <a:lnTo>
                                  <a:pt x="276" y="86"/>
                                </a:lnTo>
                                <a:lnTo>
                                  <a:pt x="152" y="101"/>
                                </a:lnTo>
                                <a:lnTo>
                                  <a:pt x="69" y="86"/>
                                </a:lnTo>
                                <a:lnTo>
                                  <a:pt x="28" y="86"/>
                                </a:lnTo>
                                <a:lnTo>
                                  <a:pt x="28" y="144"/>
                                </a:lnTo>
                                <a:lnTo>
                                  <a:pt x="42" y="201"/>
                                </a:lnTo>
                                <a:lnTo>
                                  <a:pt x="55" y="230"/>
                                </a:lnTo>
                                <a:lnTo>
                                  <a:pt x="55" y="258"/>
                                </a:lnTo>
                                <a:lnTo>
                                  <a:pt x="28" y="314"/>
                                </a:lnTo>
                                <a:lnTo>
                                  <a:pt x="14" y="386"/>
                                </a:lnTo>
                                <a:lnTo>
                                  <a:pt x="0" y="458"/>
                                </a:lnTo>
                                <a:lnTo>
                                  <a:pt x="0" y="486"/>
                                </a:lnTo>
                                <a:lnTo>
                                  <a:pt x="14" y="472"/>
                                </a:lnTo>
                                <a:lnTo>
                                  <a:pt x="42" y="458"/>
                                </a:lnTo>
                                <a:lnTo>
                                  <a:pt x="97" y="400"/>
                                </a:lnTo>
                                <a:lnTo>
                                  <a:pt x="248" y="244"/>
                                </a:lnTo>
                                <a:lnTo>
                                  <a:pt x="387" y="101"/>
                                </a:lnTo>
                                <a:lnTo>
                                  <a:pt x="469" y="15"/>
                                </a:lnTo>
                                <a:lnTo>
                                  <a:pt x="469"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29" name="Freeform 29"/>
                        <wps:cNvSpPr/>
                        <wps:spPr>
                          <a:xfrm>
                            <a:off x="44280" y="289080"/>
                            <a:ext cx="301680" cy="313560"/>
                          </a:xfrm>
                          <a:custGeom>
                            <a:avLst/>
                            <a:gdLst/>
                            <a:ahLst/>
                            <a:cxnLst/>
                            <a:rect l="l" t="t" r="r" b="b"/>
                            <a:pathLst>
                              <a:path w="469" h="486">
                                <a:moveTo>
                                  <a:pt x="42" y="201"/>
                                </a:moveTo>
                                <a:lnTo>
                                  <a:pt x="28" y="144"/>
                                </a:lnTo>
                                <a:lnTo>
                                  <a:pt x="28" y="86"/>
                                </a:lnTo>
                                <a:lnTo>
                                  <a:pt x="69" y="86"/>
                                </a:lnTo>
                                <a:lnTo>
                                  <a:pt x="152" y="101"/>
                                </a:lnTo>
                                <a:lnTo>
                                  <a:pt x="276" y="86"/>
                                </a:lnTo>
                                <a:lnTo>
                                  <a:pt x="359" y="58"/>
                                </a:lnTo>
                                <a:lnTo>
                                  <a:pt x="442" y="15"/>
                                </a:lnTo>
                                <a:lnTo>
                                  <a:pt x="469" y="0"/>
                                </a:lnTo>
                                <a:lnTo>
                                  <a:pt x="469" y="15"/>
                                </a:lnTo>
                                <a:lnTo>
                                  <a:pt x="442" y="43"/>
                                </a:lnTo>
                                <a:lnTo>
                                  <a:pt x="387" y="101"/>
                                </a:lnTo>
                                <a:lnTo>
                                  <a:pt x="248" y="244"/>
                                </a:lnTo>
                                <a:lnTo>
                                  <a:pt x="97" y="400"/>
                                </a:lnTo>
                                <a:lnTo>
                                  <a:pt x="42" y="458"/>
                                </a:lnTo>
                                <a:lnTo>
                                  <a:pt x="14" y="472"/>
                                </a:lnTo>
                                <a:lnTo>
                                  <a:pt x="0" y="486"/>
                                </a:lnTo>
                                <a:lnTo>
                                  <a:pt x="0" y="458"/>
                                </a:lnTo>
                                <a:lnTo>
                                  <a:pt x="14" y="386"/>
                                </a:lnTo>
                                <a:lnTo>
                                  <a:pt x="28" y="314"/>
                                </a:lnTo>
                                <a:lnTo>
                                  <a:pt x="55" y="258"/>
                                </a:lnTo>
                                <a:lnTo>
                                  <a:pt x="55" y="230"/>
                                </a:lnTo>
                                <a:lnTo>
                                  <a:pt x="42" y="201"/>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30" name="Picture 373"/>
                          <pic:cNvPicPr/>
                        </pic:nvPicPr>
                        <pic:blipFill>
                          <a:blip r:embed="rId25"/>
                          <a:stretch/>
                        </pic:blipFill>
                        <pic:spPr>
                          <a:xfrm>
                            <a:off x="141480" y="129600"/>
                            <a:ext cx="249480" cy="111600"/>
                          </a:xfrm>
                          <a:prstGeom prst="rect">
                            <a:avLst/>
                          </a:prstGeom>
                          <a:ln>
                            <a:noFill/>
                          </a:ln>
                        </pic:spPr>
                      </pic:pic>
                      <pic:pic xmlns:pic="http://schemas.openxmlformats.org/drawingml/2006/picture">
                        <pic:nvPicPr>
                          <pic:cNvPr id="31" name="Picture 374"/>
                          <pic:cNvPicPr/>
                        </pic:nvPicPr>
                        <pic:blipFill>
                          <a:blip r:embed="rId26"/>
                          <a:stretch/>
                        </pic:blipFill>
                        <pic:spPr>
                          <a:xfrm>
                            <a:off x="0" y="0"/>
                            <a:ext cx="95760" cy="240120"/>
                          </a:xfrm>
                          <a:prstGeom prst="rect">
                            <a:avLst/>
                          </a:prstGeom>
                          <a:ln>
                            <a:noFill/>
                          </a:ln>
                        </pic:spPr>
                      </pic:pic>
                      <wps:wsp>
                        <wps:cNvPr id="32" name="Freeform 32"/>
                        <wps:cNvSpPr/>
                        <wps:spPr>
                          <a:xfrm>
                            <a:off x="0" y="0"/>
                            <a:ext cx="95760" cy="240120"/>
                          </a:xfrm>
                          <a:custGeom>
                            <a:avLst/>
                            <a:gdLst/>
                            <a:ahLst/>
                            <a:cxnLst/>
                            <a:rect l="l" t="t" r="r" b="b"/>
                            <a:pathLst>
                              <a:path w="152" h="373">
                                <a:moveTo>
                                  <a:pt x="69" y="344"/>
                                </a:moveTo>
                                <a:lnTo>
                                  <a:pt x="28" y="287"/>
                                </a:lnTo>
                                <a:lnTo>
                                  <a:pt x="0" y="201"/>
                                </a:lnTo>
                                <a:lnTo>
                                  <a:pt x="0" y="115"/>
                                </a:lnTo>
                                <a:lnTo>
                                  <a:pt x="28" y="28"/>
                                </a:lnTo>
                                <a:lnTo>
                                  <a:pt x="55" y="0"/>
                                </a:lnTo>
                                <a:lnTo>
                                  <a:pt x="69" y="0"/>
                                </a:lnTo>
                                <a:lnTo>
                                  <a:pt x="69" y="14"/>
                                </a:lnTo>
                                <a:lnTo>
                                  <a:pt x="69" y="43"/>
                                </a:lnTo>
                                <a:lnTo>
                                  <a:pt x="83" y="172"/>
                                </a:lnTo>
                                <a:lnTo>
                                  <a:pt x="97" y="244"/>
                                </a:lnTo>
                                <a:lnTo>
                                  <a:pt x="138" y="301"/>
                                </a:lnTo>
                                <a:lnTo>
                                  <a:pt x="152" y="330"/>
                                </a:lnTo>
                                <a:lnTo>
                                  <a:pt x="138" y="358"/>
                                </a:lnTo>
                                <a:lnTo>
                                  <a:pt x="111" y="373"/>
                                </a:lnTo>
                                <a:lnTo>
                                  <a:pt x="69" y="344"/>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33" name="Picture 376"/>
                          <pic:cNvPicPr/>
                        </pic:nvPicPr>
                        <pic:blipFill>
                          <a:blip r:embed="rId27"/>
                          <a:stretch/>
                        </pic:blipFill>
                        <pic:spPr>
                          <a:xfrm>
                            <a:off x="374760" y="280080"/>
                            <a:ext cx="87120" cy="257760"/>
                          </a:xfrm>
                          <a:prstGeom prst="rect">
                            <a:avLst/>
                          </a:prstGeom>
                          <a:ln>
                            <a:noFill/>
                          </a:ln>
                        </pic:spPr>
                      </pic:pic>
                      <wps:wsp>
                        <wps:cNvPr id="34" name="Freeform 34"/>
                        <wps:cNvSpPr/>
                        <wps:spPr>
                          <a:xfrm>
                            <a:off x="374760" y="280080"/>
                            <a:ext cx="87120" cy="257760"/>
                          </a:xfrm>
                          <a:custGeom>
                            <a:avLst/>
                            <a:gdLst/>
                            <a:ahLst/>
                            <a:cxnLst/>
                            <a:rect l="l" t="t" r="r" b="b"/>
                            <a:pathLst>
                              <a:path w="138" h="400">
                                <a:moveTo>
                                  <a:pt x="123" y="0"/>
                                </a:moveTo>
                                <a:lnTo>
                                  <a:pt x="68" y="86"/>
                                </a:lnTo>
                                <a:lnTo>
                                  <a:pt x="14" y="186"/>
                                </a:lnTo>
                                <a:lnTo>
                                  <a:pt x="0" y="299"/>
                                </a:lnTo>
                                <a:lnTo>
                                  <a:pt x="0" y="342"/>
                                </a:lnTo>
                                <a:lnTo>
                                  <a:pt x="27" y="385"/>
                                </a:lnTo>
                                <a:lnTo>
                                  <a:pt x="54" y="399"/>
                                </a:lnTo>
                                <a:lnTo>
                                  <a:pt x="82" y="399"/>
                                </a:lnTo>
                                <a:lnTo>
                                  <a:pt x="96" y="385"/>
                                </a:lnTo>
                                <a:lnTo>
                                  <a:pt x="82" y="356"/>
                                </a:lnTo>
                                <a:lnTo>
                                  <a:pt x="54" y="287"/>
                                </a:lnTo>
                                <a:lnTo>
                                  <a:pt x="68" y="186"/>
                                </a:lnTo>
                                <a:lnTo>
                                  <a:pt x="96" y="86"/>
                                </a:lnTo>
                                <a:lnTo>
                                  <a:pt x="137" y="14"/>
                                </a:lnTo>
                                <a:lnTo>
                                  <a:pt x="137" y="0"/>
                                </a:lnTo>
                                <a:lnTo>
                                  <a:pt x="123" y="0"/>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35" name="Picture 378"/>
                          <pic:cNvPicPr/>
                        </pic:nvPicPr>
                        <pic:blipFill>
                          <a:blip r:embed="rId28"/>
                          <a:stretch/>
                        </pic:blipFill>
                        <pic:spPr>
                          <a:xfrm>
                            <a:off x="498600" y="511200"/>
                            <a:ext cx="222840" cy="110520"/>
                          </a:xfrm>
                          <a:prstGeom prst="rect">
                            <a:avLst/>
                          </a:prstGeom>
                          <a:ln>
                            <a:noFill/>
                          </a:ln>
                        </pic:spPr>
                      </pic:pic>
                    </wpg:wgp>
                  </a:graphicData>
                </a:graphic>
              </wp:anchor>
            </w:drawing>
          </mc:Choice>
          <mc:Fallback xmlns:arto="http://schemas.microsoft.com/office/word/2006/arto">
            <w:pict>
              <v:group w14:anchorId="2E355470" id="Group 357" o:spid="_x0000_s1026" style="position:absolute;margin-left:509.75pt;margin-top:4.2pt;width:56.85pt;height:49pt;z-index:-251654138;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">
                <v:shape id="Freeform 28" o:spid="_x0000_s1027" style="position:absolute;left:44280;top:289080;width:301680;height:313560;visibility:visible;mso-wrap-style:square;v-text-anchor:top" coordsize="46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" path="m469,l359,58,276,86,152,101,69,86r-41,l28,144r14,57l55,230r,28l28,314,14,386,,458r,28l14,472,42,458,97,400,248,244,387,101,469,15,469,xe" stroked="f">
                  <v:path arrowok="t"/>
                </v:shape>
                <v:shape id="Freeform 29" o:spid="_x0000_s1028" style="position:absolute;left:44280;top:289080;width:301680;height:313560;visibility:visible;mso-wrap-style:square;v-text-anchor:top" coordsize="469,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" path="m42,201l28,144r,-58l69,86r83,15l276,86,359,58,442,15,469,r,15l442,43r-55,58l248,244,97,400,42,458,14,472,,486,,458,14,386,28,314,55,258r,-28l42,201xe" filled="f" strokecolor="white" strokeweight=".53mm">
                  <v:path arrowok="t"/>
                </v:shape>
                <v:shape id="Picture 373" o:spid="_x0000_s1029" type="#_x0000_t75" style="position:absolute;left:141480;top:129600;width:249480;height:1116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">
                  <v:imagedata r:id="rId29" o:title=""/>
                </v:shape>
                <v:shape id="Picture 374" o:spid="_x0000_s1030" type="#_x0000_t75" style="position:absolute;width:95760;height:240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">
                  <v:imagedata r:id="rId30" o:title=""/>
                </v:shape>
                <v:shape id="Freeform 32" o:spid="_x0000_s1031" style="position:absolute;width:95760;height:240120;visibility:visible;mso-wrap-style:square;v-text-anchor:top" coordsize="152,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" path="m69,344l28,287,,201,,115,28,28,55,,69,r,14l69,43,83,172r14,72l138,301r14,29l138,358r-27,15l69,344xe" filled="f" strokecolor="white" strokeweight=".53mm">
                  <v:path arrowok="t"/>
                </v:shape>
                <v:shape id="Picture 376" o:spid="_x0000_s1032" type="#_x0000_t75" style="position:absolute;left:374760;top:280080;width:87120;height:257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">
                  <v:imagedata r:id="rId31" o:title=""/>
                </v:shape>
                <v:shape id="Freeform 34" o:spid="_x0000_s1033" style="position:absolute;left:374760;top:280080;width:87120;height:257760;visibility:visible;mso-wrap-style:square;v-text-anchor:top" coordsize="138,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" path="m123,l68,86,14,186,,299r,43l27,385r27,14l82,399,96,385,82,356,54,287,68,186,96,86,137,14,137,,123,xe" filled="f" strokecolor="white" strokeweight=".53mm">
                  <v:path arrowok="t"/>
                </v:shape>
                <v:shape id="Picture 378" o:spid="_x0000_s1034" type="#_x0000_t75" style="position:absolute;left:498600;top:511200;width:222840;height:110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">
                  <v:imagedata r:id="rId32" o:title=""/>
                </v:shape>
                <w10:wrap anchorx="page"/>
              </v:group>
            </w:pict>
          </mc:Fallback>
        </mc:AlternateContent>
      </w:r>
      <w:r w:rsidRPr="008679D4">
        <w:rPr>
          <w:rFonts w:ascii="Times New Roman" w:hAnsi="Times New Roman" w:cs="Times New Roman"/>
          <w:noProof/>
          <w:sz w:val="26"/>
          <w:szCs w:val="26"/>
        </w:rPr>
        <mc:AlternateContent>
          <mc:Choice Requires="wpg">
            <w:drawing>
              <wp:anchor distT="0" distB="0" distL="0" distR="0" simplePos="0" relativeHeight="251658246" behindDoc="1" locked="0" layoutInCell="1" allowOverlap="1" wp14:anchorId="228EE43D" wp14:editId="5ED6CF26">
                <wp:simplePos x="0" y="0"/>
                <wp:positionH relativeFrom="page">
                  <wp:posOffset>6946900</wp:posOffset>
                </wp:positionH>
                <wp:positionV relativeFrom="paragraph">
                  <wp:posOffset>-143510</wp:posOffset>
                </wp:positionV>
                <wp:extent cx="397510" cy="356870"/>
                <wp:effectExtent l="3175" t="43180" r="1270" b="1905"/>
                <wp:wrapNone/>
                <wp:docPr id="36" name="Group 351"/>
                <wp:cNvGraphicFramePr/>
                <a:graphic xmlns:a="http://schemas.openxmlformats.org/drawingml/2006/main">
                  <a:graphicData uri="http://schemas.microsoft.com/office/word/2010/wordprocessingGroup">
                    <wpg:wgp>
                      <wpg:cNvGrpSpPr/>
                      <wpg:grpSpPr>
                        <a:xfrm>
                          <a:off x="0" y="0"/>
                          <a:ext cx="396720" cy="356400"/>
                          <a:chOff x="0" y="0"/>
                          <a:chExt cx="0" cy="0"/>
                        </a:xfrm>
                      </wpg:grpSpPr>
                      <wps:wsp>
                        <wps:cNvPr id="37" name="Freeform 37"/>
                        <wps:cNvSpPr/>
                        <wps:spPr>
                          <a:xfrm>
                            <a:off x="0" y="0"/>
                            <a:ext cx="43200" cy="195120"/>
                          </a:xfrm>
                          <a:custGeom>
                            <a:avLst/>
                            <a:gdLst/>
                            <a:ahLst/>
                            <a:cxnLst/>
                            <a:rect l="l" t="t" r="r" b="b"/>
                            <a:pathLst>
                              <a:path w="69" h="300">
                                <a:moveTo>
                                  <a:pt x="54" y="0"/>
                                </a:moveTo>
                                <a:lnTo>
                                  <a:pt x="54" y="14"/>
                                </a:lnTo>
                                <a:lnTo>
                                  <a:pt x="0" y="115"/>
                                </a:lnTo>
                                <a:lnTo>
                                  <a:pt x="0" y="144"/>
                                </a:lnTo>
                                <a:lnTo>
                                  <a:pt x="13" y="172"/>
                                </a:lnTo>
                                <a:lnTo>
                                  <a:pt x="41" y="228"/>
                                </a:lnTo>
                                <a:lnTo>
                                  <a:pt x="41" y="300"/>
                                </a:lnTo>
                                <a:lnTo>
                                  <a:pt x="54" y="271"/>
                                </a:lnTo>
                                <a:lnTo>
                                  <a:pt x="68" y="199"/>
                                </a:lnTo>
                                <a:lnTo>
                                  <a:pt x="41" y="144"/>
                                </a:lnTo>
                                <a:lnTo>
                                  <a:pt x="41" y="115"/>
                                </a:lnTo>
                                <a:lnTo>
                                  <a:pt x="68" y="29"/>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38" name="Freeform 38"/>
                        <wps:cNvSpPr/>
                        <wps:spPr>
                          <a:xfrm>
                            <a:off x="0" y="0"/>
                            <a:ext cx="43200" cy="195120"/>
                          </a:xfrm>
                          <a:custGeom>
                            <a:avLst/>
                            <a:gdLst/>
                            <a:ahLst/>
                            <a:cxnLst/>
                            <a:rect l="l" t="t" r="r" b="b"/>
                            <a:pathLst>
                              <a:path w="69" h="300">
                                <a:moveTo>
                                  <a:pt x="41" y="286"/>
                                </a:moveTo>
                                <a:lnTo>
                                  <a:pt x="41" y="228"/>
                                </a:lnTo>
                                <a:lnTo>
                                  <a:pt x="13" y="172"/>
                                </a:lnTo>
                                <a:lnTo>
                                  <a:pt x="0" y="144"/>
                                </a:lnTo>
                                <a:lnTo>
                                  <a:pt x="0" y="115"/>
                                </a:lnTo>
                                <a:lnTo>
                                  <a:pt x="54" y="14"/>
                                </a:lnTo>
                                <a:lnTo>
                                  <a:pt x="54" y="0"/>
                                </a:lnTo>
                                <a:lnTo>
                                  <a:pt x="68" y="29"/>
                                </a:lnTo>
                                <a:lnTo>
                                  <a:pt x="41" y="115"/>
                                </a:lnTo>
                                <a:lnTo>
                                  <a:pt x="41" y="144"/>
                                </a:lnTo>
                                <a:lnTo>
                                  <a:pt x="68" y="199"/>
                                </a:lnTo>
                                <a:lnTo>
                                  <a:pt x="54" y="271"/>
                                </a:lnTo>
                                <a:lnTo>
                                  <a:pt x="41" y="300"/>
                                </a:lnTo>
                                <a:lnTo>
                                  <a:pt x="41" y="286"/>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wps:wsp>
                        <wps:cNvPr id="39" name="Freeform 39"/>
                        <wps:cNvSpPr/>
                        <wps:spPr>
                          <a:xfrm>
                            <a:off x="36360" y="9360"/>
                            <a:ext cx="297360" cy="308520"/>
                          </a:xfrm>
                          <a:custGeom>
                            <a:avLst/>
                            <a:gdLst/>
                            <a:ahLst/>
                            <a:cxnLst/>
                            <a:rect l="l" t="t" r="r" b="b"/>
                            <a:pathLst>
                              <a:path w="455" h="472">
                                <a:moveTo>
                                  <a:pt x="440" y="0"/>
                                </a:moveTo>
                                <a:lnTo>
                                  <a:pt x="413" y="0"/>
                                </a:lnTo>
                                <a:lnTo>
                                  <a:pt x="289" y="43"/>
                                </a:lnTo>
                                <a:lnTo>
                                  <a:pt x="234" y="43"/>
                                </a:lnTo>
                                <a:lnTo>
                                  <a:pt x="193" y="28"/>
                                </a:lnTo>
                                <a:lnTo>
                                  <a:pt x="179" y="28"/>
                                </a:lnTo>
                                <a:lnTo>
                                  <a:pt x="179" y="43"/>
                                </a:lnTo>
                                <a:lnTo>
                                  <a:pt x="165" y="129"/>
                                </a:lnTo>
                                <a:lnTo>
                                  <a:pt x="124" y="227"/>
                                </a:lnTo>
                                <a:lnTo>
                                  <a:pt x="69" y="342"/>
                                </a:lnTo>
                                <a:lnTo>
                                  <a:pt x="14" y="428"/>
                                </a:lnTo>
                                <a:lnTo>
                                  <a:pt x="0" y="471"/>
                                </a:lnTo>
                                <a:lnTo>
                                  <a:pt x="14" y="471"/>
                                </a:lnTo>
                                <a:lnTo>
                                  <a:pt x="234" y="242"/>
                                </a:lnTo>
                                <a:lnTo>
                                  <a:pt x="372" y="100"/>
                                </a:lnTo>
                                <a:lnTo>
                                  <a:pt x="454" y="14"/>
                                </a:lnTo>
                                <a:lnTo>
                                  <a:pt x="440" y="0"/>
                                </a:lnTo>
                                <a:close/>
                              </a:path>
                            </a:pathLst>
                          </a:custGeom>
                          <a:solidFill>
                            <a:srgbClr val="FFFFFF"/>
                          </a:solidFill>
                          <a:ln>
                            <a:noFill/>
                          </a:ln>
                        </wps:spPr>
                        <wps:style>
                          <a:lnRef idx="0">
                            <a:scrgbClr r="0" g="0" b="0"/>
                          </a:lnRef>
                          <a:fillRef idx="0">
                            <a:scrgbClr r="0" g="0" b="0"/>
                          </a:fillRef>
                          <a:effectRef idx="0">
                            <a:scrgbClr r="0" g="0" b="0"/>
                          </a:effectRef>
                          <a:fontRef idx="minor"/>
                        </wps:style>
                        <wps:bodyPr/>
                      </wps:wsp>
                      <wps:wsp>
                        <wps:cNvPr id="40" name="Freeform 40"/>
                        <wps:cNvSpPr/>
                        <wps:spPr>
                          <a:xfrm>
                            <a:off x="36360" y="9360"/>
                            <a:ext cx="297360" cy="308520"/>
                          </a:xfrm>
                          <a:custGeom>
                            <a:avLst/>
                            <a:gdLst/>
                            <a:ahLst/>
                            <a:cxnLst/>
                            <a:rect l="l" t="t" r="r" b="b"/>
                            <a:pathLst>
                              <a:path w="455" h="472">
                                <a:moveTo>
                                  <a:pt x="14" y="471"/>
                                </a:moveTo>
                                <a:lnTo>
                                  <a:pt x="42" y="442"/>
                                </a:lnTo>
                                <a:lnTo>
                                  <a:pt x="96" y="385"/>
                                </a:lnTo>
                                <a:lnTo>
                                  <a:pt x="234" y="242"/>
                                </a:lnTo>
                                <a:lnTo>
                                  <a:pt x="372" y="100"/>
                                </a:lnTo>
                                <a:lnTo>
                                  <a:pt x="427" y="43"/>
                                </a:lnTo>
                                <a:lnTo>
                                  <a:pt x="454" y="14"/>
                                </a:lnTo>
                                <a:lnTo>
                                  <a:pt x="440" y="0"/>
                                </a:lnTo>
                                <a:lnTo>
                                  <a:pt x="413" y="0"/>
                                </a:lnTo>
                                <a:lnTo>
                                  <a:pt x="289" y="43"/>
                                </a:lnTo>
                                <a:lnTo>
                                  <a:pt x="234" y="43"/>
                                </a:lnTo>
                                <a:lnTo>
                                  <a:pt x="193" y="28"/>
                                </a:lnTo>
                                <a:lnTo>
                                  <a:pt x="179" y="28"/>
                                </a:lnTo>
                                <a:lnTo>
                                  <a:pt x="179" y="43"/>
                                </a:lnTo>
                                <a:lnTo>
                                  <a:pt x="165" y="129"/>
                                </a:lnTo>
                                <a:lnTo>
                                  <a:pt x="124" y="227"/>
                                </a:lnTo>
                                <a:lnTo>
                                  <a:pt x="69" y="342"/>
                                </a:lnTo>
                                <a:lnTo>
                                  <a:pt x="14" y="428"/>
                                </a:lnTo>
                                <a:lnTo>
                                  <a:pt x="0" y="471"/>
                                </a:lnTo>
                                <a:lnTo>
                                  <a:pt x="14" y="471"/>
                                </a:lnTo>
                                <a:close/>
                              </a:path>
                            </a:pathLst>
                          </a:custGeom>
                          <a:noFill/>
                          <a:ln w="19080">
                            <a:solidFill>
                              <a:srgbClr val="FFFFFF"/>
                            </a:solidFill>
                            <a:round/>
                          </a:ln>
                        </wps:spPr>
                        <wps:style>
                          <a:lnRef idx="0">
                            <a:scrgbClr r="0" g="0" b="0"/>
                          </a:lnRef>
                          <a:fillRef idx="0">
                            <a:scrgbClr r="0" g="0" b="0"/>
                          </a:fillRef>
                          <a:effectRef idx="0">
                            <a:scrgbClr r="0" g="0" b="0"/>
                          </a:effectRef>
                          <a:fontRef idx="minor"/>
                        </wps:style>
                        <wps:bodyPr/>
                      </wps:wsp>
                      <pic:pic xmlns:pic="http://schemas.openxmlformats.org/drawingml/2006/picture">
                        <pic:nvPicPr>
                          <pic:cNvPr id="41" name="Picture 384"/>
                          <pic:cNvPicPr/>
                        </pic:nvPicPr>
                        <pic:blipFill>
                          <a:blip r:embed="rId33"/>
                          <a:stretch/>
                        </pic:blipFill>
                        <pic:spPr>
                          <a:xfrm>
                            <a:off x="171360" y="282600"/>
                            <a:ext cx="225360" cy="73800"/>
                          </a:xfrm>
                          <a:prstGeom prst="rect">
                            <a:avLst/>
                          </a:prstGeom>
                          <a:ln>
                            <a:noFill/>
                          </a:ln>
                        </pic:spPr>
                      </pic:pic>
                    </wpg:wgp>
                  </a:graphicData>
                </a:graphic>
              </wp:anchor>
            </w:drawing>
          </mc:Choice>
          <mc:Fallback xmlns:arto="http://schemas.microsoft.com/office/word/2006/arto">
            <w:pict>
              <v:group w14:anchorId="71B04AC8" id="Group 351" o:spid="_x0000_s1026" style="position:absolute;margin-left:547pt;margin-top:-11.3pt;width:31.3pt;height:28.1pt;z-index:-251653114;mso-wrap-distance-left:0;mso-wrap-distance-right:0;mso-position-horizontal-relative:page" coordsize="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">
                <v:shape id="Freeform 37" o:spid="_x0000_s1027" style="position:absolute;width:43200;height:195120;visibility:visible;mso-wrap-style:square;v-text-anchor:top" coordsize="6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" path="m54,r,14l,115r,29l13,172r28,56l41,300,54,271,68,199,41,144r,-29l68,29,54,xe" stroked="f">
                  <v:path arrowok="t"/>
                </v:shape>
                <v:shape id="Freeform 38" o:spid="_x0000_s1028" style="position:absolute;width:43200;height:195120;visibility:visible;mso-wrap-style:square;v-text-anchor:top" coordsize="6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" path="m41,286r,-58l13,172,,144,,115,54,14,54,,68,29,41,115r,29l68,199,54,271,41,300r,-14xe" filled="f" strokecolor="white" strokeweight=".53mm">
                  <v:path arrowok="t"/>
                </v:shape>
                <v:shape id="Freeform 39" o:spid="_x0000_s1029" style="position:absolute;left:36360;top:9360;width:297360;height:308520;visibility:visible;mso-wrap-style:square;v-text-anchor:top" coordsize="45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" path="m440,l413,,289,43r-55,l193,28r-14,l179,43r-14,86l124,227,69,342,14,428,,471r14,l234,242,372,100,454,14,440,xe" stroked="f">
                  <v:path arrowok="t"/>
                </v:shape>
                <v:shape id="Freeform 40" o:spid="_x0000_s1030" style="position:absolute;left:36360;top:9360;width:297360;height:308520;visibility:visible;mso-wrap-style:square;v-text-anchor:top" coordsize="45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" path="m14,471l42,442,96,385,234,242,372,100,427,43,454,14,440,,413,,289,43r-55,l193,28r-14,l179,43r-14,86l124,227,69,342,14,428,,471r14,xe" filled="f" strokecolor="white" strokeweight=".53mm">
                  <v:path arrowok="t"/>
                </v:shape>
                <v:shape id="Picture 384" o:spid="_x0000_s1031" type="#_x0000_t75" style="position:absolute;left:171360;top:282600;width:225360;height:73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">
                  <v:imagedata r:id="rId34" o:title=""/>
                </v:shape>
                <w10:wrap anchorx="page"/>
              </v:group>
            </w:pict>
          </mc:Fallback>
        </mc:AlternateContent>
      </w:r>
      <w:r w:rsidRPr="008679D4">
        <w:rPr>
          <w:rFonts w:ascii="Times New Roman" w:eastAsia="Times New Roman" w:hAnsi="Times New Roman" w:cs="Times New Roman"/>
          <w:b/>
          <w:color w:val="375F92"/>
          <w:sz w:val="26"/>
          <w:szCs w:val="26"/>
          <w:lang w:val="vi"/>
        </w:rPr>
        <w:t xml:space="preserve">ĐẠI HỌC QUỐC GIA THÀNH PHỐ HỒ CHÍ MINH </w:t>
      </w:r>
    </w:p>
    <w:p w14:paraId="2594BC13" w14:textId="77777777" w:rsidR="00DE30A1" w:rsidRDefault="00DE30A1" w:rsidP="00DE30A1">
      <w:pPr>
        <w:widowControl w:val="0"/>
        <w:spacing w:before="88" w:after="0" w:line="360" w:lineRule="auto"/>
        <w:ind w:left="1350" w:right="1951"/>
        <w:jc w:val="center"/>
        <w:rPr>
          <w:rFonts w:ascii="Times New Roman" w:eastAsia="Times New Roman" w:hAnsi="Times New Roman" w:cs="Times New Roman"/>
          <w:b/>
          <w:color w:val="375F92"/>
          <w:sz w:val="26"/>
          <w:szCs w:val="26"/>
          <w:lang w:val="vi"/>
        </w:rPr>
      </w:pPr>
      <w:r w:rsidRPr="008679D4">
        <w:rPr>
          <w:rFonts w:ascii="Times New Roman" w:eastAsia="Times New Roman" w:hAnsi="Times New Roman" w:cs="Times New Roman"/>
          <w:b/>
          <w:color w:val="375F92"/>
          <w:sz w:val="26"/>
          <w:szCs w:val="26"/>
          <w:lang w:val="vi"/>
        </w:rPr>
        <w:t xml:space="preserve">TRƯỜNG ĐẠI HỌC CÔNG NGHỆ THÔNG TIN </w:t>
      </w:r>
    </w:p>
    <w:p w14:paraId="55FFE50A" w14:textId="77777777" w:rsidR="00DE30A1" w:rsidRPr="008679D4" w:rsidRDefault="00DE30A1" w:rsidP="00DE30A1">
      <w:pPr>
        <w:widowControl w:val="0"/>
        <w:spacing w:before="88" w:after="0" w:line="360" w:lineRule="auto"/>
        <w:ind w:left="1916" w:right="1951"/>
        <w:jc w:val="center"/>
        <w:rPr>
          <w:rFonts w:ascii="Times New Roman" w:eastAsia="Times New Roman" w:hAnsi="Times New Roman" w:cs="Times New Roman"/>
          <w:b/>
          <w:sz w:val="26"/>
          <w:szCs w:val="26"/>
          <w:lang w:val="vi"/>
        </w:rPr>
      </w:pPr>
      <w:r w:rsidRPr="008679D4">
        <w:rPr>
          <w:rFonts w:ascii="Times New Roman" w:eastAsia="Times New Roman" w:hAnsi="Times New Roman" w:cs="Times New Roman"/>
          <w:b/>
          <w:color w:val="375F92"/>
          <w:sz w:val="26"/>
          <w:szCs w:val="26"/>
          <w:lang w:val="vi"/>
        </w:rPr>
        <w:t>KHOA HỆ THỐNG THÔNG TIN</w:t>
      </w:r>
    </w:p>
    <w:p w14:paraId="4FAD5074" w14:textId="54C22E2E" w:rsidR="008679D4" w:rsidRPr="008679D4" w:rsidRDefault="008679D4" w:rsidP="007A6E8E">
      <w:pPr>
        <w:widowControl w:val="0"/>
        <w:spacing w:before="2" w:after="0" w:line="360" w:lineRule="auto"/>
        <w:rPr>
          <w:rFonts w:ascii="Times New Roman" w:eastAsia="Times New Roman" w:hAnsi="Times New Roman" w:cs="Times New Roman"/>
          <w:b/>
          <w:sz w:val="26"/>
          <w:szCs w:val="26"/>
          <w:lang w:val="vi"/>
        </w:rPr>
      </w:pPr>
      <w:r w:rsidRPr="008679D4">
        <w:rPr>
          <w:rFonts w:ascii="Times New Roman" w:eastAsia="Times New Roman" w:hAnsi="Times New Roman" w:cs="Times New Roman"/>
          <w:b/>
          <w:noProof/>
          <w:sz w:val="26"/>
          <w:szCs w:val="26"/>
          <w:lang w:val="vi"/>
        </w:rPr>
        <mc:AlternateContent>
          <mc:Choice Requires="wps">
            <w:drawing>
              <wp:anchor distT="0" distB="0" distL="0" distR="0" simplePos="0" relativeHeight="251658241" behindDoc="1" locked="0" layoutInCell="1" allowOverlap="1" wp14:anchorId="50911C93" wp14:editId="6A02055F">
                <wp:simplePos x="0" y="0"/>
                <wp:positionH relativeFrom="page">
                  <wp:posOffset>2981960</wp:posOffset>
                </wp:positionH>
                <wp:positionV relativeFrom="paragraph">
                  <wp:posOffset>163830</wp:posOffset>
                </wp:positionV>
                <wp:extent cx="2145030" cy="3175"/>
                <wp:effectExtent l="10160" t="8890" r="8890" b="8890"/>
                <wp:wrapTopAndBottom/>
                <wp:docPr id="42" name="Freeform: Shape 350"/>
                <wp:cNvGraphicFramePr/>
                <a:graphic xmlns:a="http://schemas.openxmlformats.org/drawingml/2006/main">
                  <a:graphicData uri="http://schemas.microsoft.com/office/word/2010/wordprocessingShape">
                    <wps:wsp>
                      <wps:cNvSpPr/>
                      <wps:spPr>
                        <a:xfrm>
                          <a:off x="0" y="0"/>
                          <a:ext cx="2144520" cy="2520"/>
                        </a:xfrm>
                        <a:custGeom>
                          <a:avLst/>
                          <a:gdLst/>
                          <a:ahLst/>
                          <a:cxnLst/>
                          <a:rect l="l" t="t" r="r" b="b"/>
                          <a:pathLst>
                            <a:path w="3375">
                              <a:moveTo>
                                <a:pt x="0" y="0"/>
                              </a:moveTo>
                              <a:lnTo>
                                <a:pt x="2333" y="0"/>
                              </a:lnTo>
                              <a:moveTo>
                                <a:pt x="2338" y="0"/>
                              </a:moveTo>
                              <a:lnTo>
                                <a:pt x="3374" y="0"/>
                              </a:lnTo>
                            </a:path>
                          </a:pathLst>
                        </a:custGeom>
                        <a:noFill/>
                        <a:ln w="10080">
                          <a:solidFill>
                            <a:srgbClr val="365E91"/>
                          </a:solidFill>
                          <a:round/>
                        </a:ln>
                      </wps:spPr>
                      <wps:style>
                        <a:lnRef idx="0">
                          <a:scrgbClr r="0" g="0" b="0"/>
                        </a:lnRef>
                        <a:fillRef idx="0">
                          <a:scrgbClr r="0" g="0" b="0"/>
                        </a:fillRef>
                        <a:effectRef idx="0">
                          <a:scrgbClr r="0" g="0" b="0"/>
                        </a:effectRef>
                        <a:fontRef idx="minor"/>
                      </wps:style>
                      <wps:bodyPr/>
                    </wps:wsp>
                  </a:graphicData>
                </a:graphic>
              </wp:anchor>
            </w:drawing>
          </mc:Choice>
          <mc:Fallback xmlns:arto="http://schemas.microsoft.com/office/word/2006/arto">
            <w:pict>
              <v:shape w14:anchorId="0B844D69" id="Freeform: Shape 350" o:spid="_x0000_s1026" style="position:absolute;margin-left:234.8pt;margin-top:12.9pt;width:168.9pt;height:.25pt;z-index:-251658235;visibility:visible;mso-wrap-style:square;mso-wrap-distance-left:0;mso-wrap-distance-top:0;mso-wrap-distance-right:0;mso-wrap-distance-bottom:0;mso-position-horizontal:absolute;mso-position-horizontal-relative:page;mso-position-vertical:absolute;mso-position-vertical-relative:text;v-text-anchor:top" coordsize="3375,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" path="m,l2333,t5,l3374,e" filled="f" strokecolor="#365e91" strokeweight=".28mm">
                <v:path arrowok="t"/>
                <w10:wrap type="topAndBottom" anchorx="page"/>
              </v:shape>
            </w:pict>
          </mc:Fallback>
        </mc:AlternateContent>
      </w:r>
    </w:p>
    <w:p w14:paraId="46F446A9" w14:textId="35825937" w:rsidR="008679D4" w:rsidRPr="008679D4" w:rsidRDefault="008679D4" w:rsidP="007A6E8E">
      <w:pPr>
        <w:widowControl w:val="0"/>
        <w:spacing w:after="0" w:line="360" w:lineRule="auto"/>
        <w:rPr>
          <w:rFonts w:ascii="Times New Roman" w:eastAsia="Times New Roman" w:hAnsi="Times New Roman" w:cs="Times New Roman"/>
          <w:b/>
          <w:sz w:val="26"/>
          <w:szCs w:val="26"/>
          <w:lang w:val="vi"/>
        </w:rPr>
      </w:pPr>
      <w:r w:rsidRPr="008679D4">
        <w:rPr>
          <w:rFonts w:ascii="Times New Roman" w:eastAsia="Times New Roman" w:hAnsi="Times New Roman" w:cs="Times New Roman"/>
          <w:b/>
          <w:noProof/>
          <w:sz w:val="26"/>
          <w:szCs w:val="26"/>
          <w:lang w:val="vi"/>
        </w:rPr>
        <w:drawing>
          <wp:anchor distT="0" distB="0" distL="0" distR="0" simplePos="0" relativeHeight="251658240" behindDoc="0" locked="0" layoutInCell="1" allowOverlap="1" wp14:anchorId="6A9502C6" wp14:editId="63EB89FD">
            <wp:simplePos x="0" y="0"/>
            <wp:positionH relativeFrom="margin">
              <wp:align>center</wp:align>
            </wp:positionH>
            <wp:positionV relativeFrom="paragraph">
              <wp:posOffset>293039</wp:posOffset>
            </wp:positionV>
            <wp:extent cx="1788795" cy="1445895"/>
            <wp:effectExtent l="0" t="0" r="1905" b="1905"/>
            <wp:wrapTopAndBottom/>
            <wp:docPr id="4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png"/>
                    <pic:cNvPicPr>
                      <a:picLocks noChangeAspect="1" noChangeArrowheads="1"/>
                    </pic:cNvPicPr>
                  </pic:nvPicPr>
                  <pic:blipFill>
                    <a:blip r:embed="rId35"/>
                    <a:stretch>
                      <a:fillRect/>
                    </a:stretch>
                  </pic:blipFill>
                  <pic:spPr bwMode="auto">
                    <a:xfrm>
                      <a:off x="0" y="0"/>
                      <a:ext cx="1788795" cy="1445895"/>
                    </a:xfrm>
                    <a:prstGeom prst="rect">
                      <a:avLst/>
                    </a:prstGeom>
                  </pic:spPr>
                </pic:pic>
              </a:graphicData>
            </a:graphic>
            <wp14:sizeRelH relativeFrom="margin">
              <wp14:pctWidth>0</wp14:pctWidth>
            </wp14:sizeRelH>
            <wp14:sizeRelV relativeFrom="margin">
              <wp14:pctHeight>0</wp14:pctHeight>
            </wp14:sizeRelV>
          </wp:anchor>
        </w:drawing>
      </w:r>
    </w:p>
    <w:p w14:paraId="2447970A" w14:textId="10FF7650" w:rsidR="008679D4" w:rsidRPr="008679D4" w:rsidRDefault="008679D4" w:rsidP="007A6E8E">
      <w:pPr>
        <w:widowControl w:val="0"/>
        <w:spacing w:after="0" w:line="360" w:lineRule="auto"/>
        <w:rPr>
          <w:rFonts w:ascii="Times New Roman" w:eastAsia="Times New Roman" w:hAnsi="Times New Roman" w:cs="Times New Roman"/>
          <w:b/>
          <w:sz w:val="26"/>
          <w:szCs w:val="26"/>
          <w:lang w:val="vi"/>
        </w:rPr>
      </w:pPr>
    </w:p>
    <w:p w14:paraId="36B1968F" w14:textId="2ED99F71" w:rsidR="008679D4" w:rsidRPr="008679D4" w:rsidRDefault="008679D4" w:rsidP="007A6E8E">
      <w:pPr>
        <w:widowControl w:val="0"/>
        <w:spacing w:before="9" w:after="0" w:line="360" w:lineRule="auto"/>
        <w:rPr>
          <w:rFonts w:ascii="Times New Roman" w:eastAsia="Times New Roman" w:hAnsi="Times New Roman" w:cs="Times New Roman"/>
          <w:b/>
          <w:sz w:val="26"/>
          <w:szCs w:val="26"/>
          <w:lang w:val="vi"/>
        </w:rPr>
      </w:pPr>
      <w:bookmarkStart w:id="0" w:name="_Hlk74163950"/>
      <w:bookmarkEnd w:id="0"/>
    </w:p>
    <w:p w14:paraId="3B4999B6" w14:textId="505ACD29" w:rsidR="008679D4" w:rsidRPr="00165C4D" w:rsidRDefault="00EF5285" w:rsidP="007A6E8E">
      <w:pPr>
        <w:widowControl w:val="0"/>
        <w:spacing w:before="88" w:after="0" w:line="360" w:lineRule="auto"/>
        <w:ind w:left="1918" w:right="1946"/>
        <w:jc w:val="center"/>
        <w:rPr>
          <w:rFonts w:ascii="Times New Roman" w:eastAsia="Times New Roman" w:hAnsi="Times New Roman" w:cs="Times New Roman"/>
          <w:b/>
          <w:sz w:val="36"/>
          <w:szCs w:val="36"/>
          <w:lang w:val="vi"/>
        </w:rPr>
      </w:pPr>
      <w:r w:rsidRPr="00165C4D">
        <w:rPr>
          <w:rFonts w:ascii="Times New Roman" w:eastAsia="Times New Roman" w:hAnsi="Times New Roman" w:cs="Times New Roman"/>
          <w:b/>
          <w:color w:val="375F92"/>
          <w:sz w:val="36"/>
          <w:szCs w:val="36"/>
          <w:lang w:val="vi"/>
        </w:rPr>
        <w:t>BÀI</w:t>
      </w:r>
      <w:r w:rsidR="00F83AD7" w:rsidRPr="00165C4D">
        <w:rPr>
          <w:rFonts w:ascii="Times New Roman" w:eastAsia="Times New Roman" w:hAnsi="Times New Roman" w:cs="Times New Roman"/>
          <w:b/>
          <w:color w:val="375F92"/>
          <w:sz w:val="36"/>
          <w:szCs w:val="36"/>
          <w:lang w:val="vi"/>
        </w:rPr>
        <w:t xml:space="preserve"> TẬP</w:t>
      </w:r>
      <w:r w:rsidRPr="00165C4D">
        <w:rPr>
          <w:rFonts w:ascii="Times New Roman" w:eastAsia="Times New Roman" w:hAnsi="Times New Roman" w:cs="Times New Roman"/>
          <w:b/>
          <w:color w:val="375F92"/>
          <w:sz w:val="36"/>
          <w:szCs w:val="36"/>
          <w:lang w:val="vi"/>
        </w:rPr>
        <w:t xml:space="preserve"> THỰC HÀNH</w:t>
      </w:r>
    </w:p>
    <w:p w14:paraId="119AA06E" w14:textId="0636DB7F" w:rsidR="008679D4" w:rsidRPr="00165C4D" w:rsidRDefault="008679D4" w:rsidP="007A6E8E">
      <w:pPr>
        <w:widowControl w:val="0"/>
        <w:spacing w:before="163" w:after="0" w:line="360" w:lineRule="auto"/>
        <w:ind w:right="23"/>
        <w:jc w:val="center"/>
        <w:rPr>
          <w:rFonts w:ascii="Times New Roman" w:eastAsia="Times New Roman" w:hAnsi="Times New Roman" w:cs="Times New Roman"/>
          <w:b/>
          <w:sz w:val="36"/>
          <w:szCs w:val="36"/>
          <w:lang w:val="vi"/>
        </w:rPr>
      </w:pPr>
      <w:r w:rsidRPr="00AE3160">
        <w:rPr>
          <w:rFonts w:ascii="Times New Roman" w:eastAsia="Times New Roman" w:hAnsi="Times New Roman" w:cs="Times New Roman"/>
          <w:b/>
          <w:color w:val="375F92"/>
          <w:sz w:val="36"/>
          <w:szCs w:val="36"/>
          <w:lang w:val="vi"/>
        </w:rPr>
        <w:t xml:space="preserve">MÔN HỌC: </w:t>
      </w:r>
      <w:r w:rsidR="00EF5285" w:rsidRPr="00165C4D">
        <w:rPr>
          <w:rFonts w:ascii="Times New Roman" w:eastAsia="Times New Roman" w:hAnsi="Times New Roman" w:cs="Times New Roman"/>
          <w:b/>
          <w:color w:val="375F92"/>
          <w:sz w:val="36"/>
          <w:szCs w:val="36"/>
          <w:lang w:val="vi"/>
        </w:rPr>
        <w:t>PHÂN TÍCH DỮ LIỆU KINH DOANH</w:t>
      </w:r>
    </w:p>
    <w:p w14:paraId="25D354E7" w14:textId="52F78840" w:rsidR="008679D4" w:rsidRPr="00EB508F" w:rsidRDefault="00EF5285" w:rsidP="007A6E8E">
      <w:pPr>
        <w:widowControl w:val="0"/>
        <w:spacing w:before="5" w:after="0" w:line="360" w:lineRule="auto"/>
        <w:jc w:val="center"/>
        <w:rPr>
          <w:rFonts w:ascii="Times New Roman" w:eastAsia="Times New Roman" w:hAnsi="Times New Roman" w:cs="Times New Roman"/>
          <w:b/>
          <w:sz w:val="36"/>
          <w:szCs w:val="36"/>
          <w:lang w:val="vi"/>
        </w:rPr>
      </w:pPr>
      <w:r w:rsidRPr="00165C4D">
        <w:rPr>
          <w:rFonts w:ascii="Times New Roman" w:eastAsia="Times New Roman" w:hAnsi="Times New Roman" w:cs="Times New Roman"/>
          <w:b/>
          <w:color w:val="375F92"/>
          <w:sz w:val="36"/>
          <w:szCs w:val="36"/>
          <w:lang w:val="vi"/>
        </w:rPr>
        <w:t>LAB 0</w:t>
      </w:r>
      <w:r w:rsidR="00A018FF" w:rsidRPr="00C629F3">
        <w:rPr>
          <w:rFonts w:ascii="Times New Roman" w:eastAsia="Times New Roman" w:hAnsi="Times New Roman" w:cs="Times New Roman"/>
          <w:b/>
          <w:color w:val="375F92"/>
          <w:sz w:val="36"/>
          <w:szCs w:val="36"/>
          <w:lang w:val="vi"/>
        </w:rPr>
        <w:t>2</w:t>
      </w:r>
    </w:p>
    <w:p w14:paraId="376CFA7C" w14:textId="2A7028EE" w:rsidR="008679D4" w:rsidRPr="008679D4" w:rsidRDefault="008679D4" w:rsidP="007A6E8E">
      <w:pPr>
        <w:widowControl w:val="0"/>
        <w:spacing w:before="5" w:after="0" w:line="360" w:lineRule="auto"/>
        <w:jc w:val="center"/>
        <w:rPr>
          <w:rFonts w:ascii="Times New Roman" w:eastAsia="Times New Roman" w:hAnsi="Times New Roman" w:cs="Times New Roman"/>
          <w:b/>
          <w:sz w:val="26"/>
          <w:szCs w:val="26"/>
          <w:lang w:val="vi"/>
        </w:rPr>
      </w:pPr>
    </w:p>
    <w:p w14:paraId="6AD23558" w14:textId="5CCADD4D" w:rsidR="008679D4" w:rsidRPr="008679D4" w:rsidRDefault="008679D4" w:rsidP="007A6E8E">
      <w:pPr>
        <w:widowControl w:val="0"/>
        <w:spacing w:after="0" w:line="360" w:lineRule="auto"/>
        <w:ind w:left="2313"/>
        <w:rPr>
          <w:rFonts w:ascii="Times New Roman" w:eastAsia="Times New Roman" w:hAnsi="Times New Roman" w:cs="Times New Roman"/>
          <w:i/>
          <w:color w:val="375F92"/>
          <w:sz w:val="26"/>
          <w:szCs w:val="26"/>
          <w:lang w:val="vi"/>
        </w:rPr>
      </w:pPr>
      <w:r w:rsidRPr="008679D4">
        <w:rPr>
          <w:rFonts w:ascii="Times New Roman" w:eastAsia="Times New Roman" w:hAnsi="Times New Roman" w:cs="Times New Roman"/>
          <w:i/>
          <w:color w:val="375F92"/>
          <w:sz w:val="26"/>
          <w:szCs w:val="26"/>
          <w:lang w:val="vi"/>
        </w:rPr>
        <w:t>Giảng viên hướng dẫn:</w:t>
      </w:r>
    </w:p>
    <w:p w14:paraId="1D556A0E" w14:textId="69784BD4" w:rsidR="008679D4" w:rsidRPr="00BC144D" w:rsidRDefault="008679D4" w:rsidP="007A6E8E">
      <w:pPr>
        <w:widowControl w:val="0"/>
        <w:spacing w:after="0" w:line="360" w:lineRule="auto"/>
        <w:ind w:left="2313"/>
        <w:rPr>
          <w:rFonts w:ascii="Times New Roman" w:eastAsia="Times New Roman" w:hAnsi="Times New Roman" w:cs="Times New Roman"/>
          <w:b/>
          <w:i/>
          <w:sz w:val="26"/>
          <w:szCs w:val="26"/>
          <w:lang w:val="vi"/>
        </w:rPr>
      </w:pPr>
      <w:r w:rsidRPr="00165C4D">
        <w:rPr>
          <w:rFonts w:ascii="Times New Roman" w:eastAsia="Times New Roman" w:hAnsi="Times New Roman" w:cs="Times New Roman"/>
          <w:b/>
          <w:i/>
          <w:color w:val="375F92"/>
          <w:sz w:val="26"/>
          <w:szCs w:val="26"/>
          <w:lang w:val="vi"/>
        </w:rPr>
        <w:t xml:space="preserve">                </w:t>
      </w:r>
      <w:r w:rsidR="00C406BF" w:rsidRPr="00165C4D">
        <w:rPr>
          <w:rFonts w:ascii="Times New Roman" w:eastAsia="Times New Roman" w:hAnsi="Times New Roman" w:cs="Times New Roman"/>
          <w:b/>
          <w:i/>
          <w:color w:val="375F92"/>
          <w:sz w:val="26"/>
          <w:szCs w:val="26"/>
          <w:lang w:val="vi"/>
        </w:rPr>
        <w:t>PGS.TS Nguyễn Đình Th</w:t>
      </w:r>
      <w:r w:rsidR="00B763B2" w:rsidRPr="00BC144D">
        <w:rPr>
          <w:rFonts w:ascii="Times New Roman" w:eastAsia="Times New Roman" w:hAnsi="Times New Roman" w:cs="Times New Roman"/>
          <w:b/>
          <w:i/>
          <w:color w:val="375F92"/>
          <w:sz w:val="26"/>
          <w:szCs w:val="26"/>
          <w:lang w:val="vi"/>
        </w:rPr>
        <w:t>uân</w:t>
      </w:r>
    </w:p>
    <w:p w14:paraId="70D262F1" w14:textId="45F9BB49" w:rsidR="008679D4" w:rsidRPr="008679D4" w:rsidRDefault="008679D4" w:rsidP="007A6E8E">
      <w:pPr>
        <w:widowControl w:val="0"/>
        <w:spacing w:after="13" w:line="360" w:lineRule="auto"/>
        <w:ind w:left="2313"/>
        <w:rPr>
          <w:rFonts w:ascii="Times New Roman" w:eastAsia="Times New Roman" w:hAnsi="Times New Roman" w:cs="Times New Roman"/>
          <w:i/>
          <w:sz w:val="26"/>
          <w:szCs w:val="26"/>
          <w:lang w:val="vi"/>
        </w:rPr>
      </w:pPr>
      <w:r w:rsidRPr="008679D4">
        <w:rPr>
          <w:rFonts w:ascii="Times New Roman" w:eastAsia="Times New Roman" w:hAnsi="Times New Roman" w:cs="Times New Roman"/>
          <w:i/>
          <w:color w:val="375F92"/>
          <w:sz w:val="26"/>
          <w:szCs w:val="26"/>
          <w:lang w:val="vi"/>
        </w:rPr>
        <w:t>Sinh viên thực hiện:</w:t>
      </w:r>
    </w:p>
    <w:tbl>
      <w:tblPr>
        <w:tblW w:w="4263" w:type="dxa"/>
        <w:tblInd w:w="3346" w:type="dxa"/>
        <w:tblCellMar>
          <w:left w:w="0" w:type="dxa"/>
          <w:right w:w="0" w:type="dxa"/>
        </w:tblCellMar>
        <w:tblLook w:val="01E0" w:firstRow="1" w:lastRow="1" w:firstColumn="1" w:lastColumn="1" w:noHBand="0" w:noVBand="0"/>
      </w:tblPr>
      <w:tblGrid>
        <w:gridCol w:w="2869"/>
        <w:gridCol w:w="1394"/>
      </w:tblGrid>
      <w:tr w:rsidR="008679D4" w:rsidRPr="008679D4" w14:paraId="59743B4E" w14:textId="77777777" w:rsidTr="00AD790F">
        <w:trPr>
          <w:trHeight w:val="393"/>
        </w:trPr>
        <w:tc>
          <w:tcPr>
            <w:tcW w:w="2869" w:type="dxa"/>
          </w:tcPr>
          <w:p w14:paraId="522A98CF" w14:textId="16B5CF40" w:rsidR="008679D4" w:rsidRPr="008679D4" w:rsidRDefault="008679D4" w:rsidP="007A6E8E">
            <w:pPr>
              <w:widowControl w:val="0"/>
              <w:spacing w:after="0" w:line="360" w:lineRule="auto"/>
              <w:ind w:left="50"/>
              <w:rPr>
                <w:rFonts w:ascii="Times New Roman" w:eastAsia="Times New Roman" w:hAnsi="Times New Roman" w:cs="Times New Roman"/>
                <w:b/>
                <w:i/>
                <w:sz w:val="26"/>
                <w:szCs w:val="26"/>
              </w:rPr>
            </w:pPr>
            <w:r w:rsidRPr="008679D4">
              <w:rPr>
                <w:rFonts w:ascii="Times New Roman" w:eastAsia="Times New Roman" w:hAnsi="Times New Roman" w:cs="Times New Roman"/>
                <w:b/>
                <w:i/>
                <w:color w:val="375F92"/>
                <w:sz w:val="26"/>
                <w:szCs w:val="26"/>
              </w:rPr>
              <w:t>Nguyễn Hoàng Long</w:t>
            </w:r>
          </w:p>
        </w:tc>
        <w:tc>
          <w:tcPr>
            <w:tcW w:w="1394" w:type="dxa"/>
          </w:tcPr>
          <w:p w14:paraId="47350E59" w14:textId="77777777" w:rsidR="008679D4" w:rsidRPr="008679D4" w:rsidRDefault="008679D4" w:rsidP="007A6E8E">
            <w:pPr>
              <w:widowControl w:val="0"/>
              <w:spacing w:after="0" w:line="360" w:lineRule="auto"/>
              <w:rPr>
                <w:rFonts w:ascii="Times New Roman" w:eastAsia="Times New Roman" w:hAnsi="Times New Roman" w:cs="Times New Roman"/>
                <w:b/>
                <w:i/>
                <w:sz w:val="26"/>
                <w:szCs w:val="26"/>
              </w:rPr>
            </w:pPr>
            <w:r w:rsidRPr="008679D4">
              <w:rPr>
                <w:rFonts w:ascii="Times New Roman" w:eastAsia="Times New Roman" w:hAnsi="Times New Roman" w:cs="Times New Roman"/>
                <w:b/>
                <w:i/>
                <w:color w:val="375F92"/>
                <w:sz w:val="26"/>
                <w:szCs w:val="26"/>
              </w:rPr>
              <w:t xml:space="preserve">- </w:t>
            </w:r>
            <w:r w:rsidRPr="008679D4">
              <w:rPr>
                <w:rFonts w:ascii="Times New Roman" w:eastAsia="Times New Roman" w:hAnsi="Times New Roman" w:cs="Times New Roman"/>
                <w:b/>
                <w:i/>
                <w:color w:val="375F92"/>
                <w:sz w:val="26"/>
                <w:szCs w:val="26"/>
                <w:lang w:val="vi"/>
              </w:rPr>
              <w:t xml:space="preserve"> 1</w:t>
            </w:r>
            <w:r w:rsidRPr="008679D4">
              <w:rPr>
                <w:rFonts w:ascii="Times New Roman" w:eastAsia="Times New Roman" w:hAnsi="Times New Roman" w:cs="Times New Roman"/>
                <w:b/>
                <w:i/>
                <w:color w:val="375F92"/>
                <w:sz w:val="26"/>
                <w:szCs w:val="26"/>
              </w:rPr>
              <w:t>9521788</w:t>
            </w:r>
          </w:p>
        </w:tc>
      </w:tr>
      <w:tr w:rsidR="008679D4" w:rsidRPr="008679D4" w14:paraId="2AE3501E" w14:textId="77777777" w:rsidTr="00AD790F">
        <w:trPr>
          <w:trHeight w:val="482"/>
        </w:trPr>
        <w:tc>
          <w:tcPr>
            <w:tcW w:w="2869" w:type="dxa"/>
          </w:tcPr>
          <w:p w14:paraId="5B140A68" w14:textId="1F71F7CC" w:rsidR="008679D4" w:rsidRPr="00525770" w:rsidRDefault="004C2A01" w:rsidP="00525770">
            <w:pPr>
              <w:widowControl w:val="0"/>
              <w:spacing w:after="0" w:line="360" w:lineRule="auto"/>
              <w:ind w:left="50"/>
              <w:rPr>
                <w:rFonts w:ascii="Times New Roman" w:eastAsia="Times New Roman" w:hAnsi="Times New Roman" w:cs="Times New Roman"/>
                <w:b/>
                <w:i/>
                <w:color w:val="375F92"/>
                <w:sz w:val="26"/>
                <w:szCs w:val="26"/>
              </w:rPr>
            </w:pPr>
            <w:r w:rsidRPr="00165C4D">
              <w:rPr>
                <w:rFonts w:ascii="Times New Roman" w:eastAsia="Times New Roman" w:hAnsi="Times New Roman" w:cs="Times New Roman"/>
                <w:b/>
                <w:i/>
                <w:color w:val="375F92"/>
                <w:sz w:val="26"/>
                <w:szCs w:val="26"/>
              </w:rPr>
              <w:t>Phan Phạm Quỳnh Hoa</w:t>
            </w:r>
          </w:p>
          <w:p w14:paraId="0AA497C2" w14:textId="7106BAF1" w:rsidR="005529FD" w:rsidRPr="00165C4D" w:rsidRDefault="005529FD" w:rsidP="00525770">
            <w:pPr>
              <w:widowControl w:val="0"/>
              <w:spacing w:before="72" w:after="0" w:line="360" w:lineRule="auto"/>
              <w:ind w:left="50"/>
              <w:rPr>
                <w:rFonts w:ascii="Times New Roman" w:eastAsia="Times New Roman" w:hAnsi="Times New Roman" w:cs="Times New Roman"/>
                <w:b/>
                <w:i/>
                <w:color w:val="375F92"/>
                <w:sz w:val="26"/>
                <w:szCs w:val="26"/>
              </w:rPr>
            </w:pPr>
            <w:r w:rsidRPr="00165C4D">
              <w:rPr>
                <w:rFonts w:ascii="Times New Roman" w:eastAsia="Times New Roman" w:hAnsi="Times New Roman" w:cs="Times New Roman"/>
                <w:b/>
                <w:i/>
                <w:color w:val="375F92"/>
                <w:sz w:val="26"/>
                <w:szCs w:val="26"/>
              </w:rPr>
              <w:t>Huỳnh Minh Thư</w:t>
            </w:r>
          </w:p>
          <w:p w14:paraId="2AE02747" w14:textId="77777777" w:rsidR="008679D4" w:rsidRPr="00525770" w:rsidRDefault="008679D4" w:rsidP="00525770">
            <w:pPr>
              <w:widowControl w:val="0"/>
              <w:spacing w:before="72" w:after="0" w:line="360" w:lineRule="auto"/>
              <w:ind w:left="50"/>
              <w:rPr>
                <w:rFonts w:ascii="Times New Roman" w:eastAsia="Times New Roman" w:hAnsi="Times New Roman" w:cs="Times New Roman"/>
                <w:b/>
                <w:i/>
                <w:color w:val="375F92"/>
                <w:sz w:val="26"/>
                <w:szCs w:val="26"/>
              </w:rPr>
            </w:pPr>
          </w:p>
        </w:tc>
        <w:tc>
          <w:tcPr>
            <w:tcW w:w="1394" w:type="dxa"/>
          </w:tcPr>
          <w:p w14:paraId="52A88F9A" w14:textId="77777777" w:rsidR="005529FD" w:rsidRPr="00525770" w:rsidRDefault="008679D4" w:rsidP="00525770">
            <w:pPr>
              <w:widowControl w:val="0"/>
              <w:spacing w:before="72" w:after="0" w:line="360" w:lineRule="auto"/>
              <w:ind w:left="50"/>
              <w:rPr>
                <w:rFonts w:ascii="Times New Roman" w:eastAsia="Times New Roman" w:hAnsi="Times New Roman" w:cs="Times New Roman"/>
                <w:b/>
                <w:i/>
                <w:color w:val="375F92"/>
                <w:sz w:val="26"/>
                <w:szCs w:val="26"/>
              </w:rPr>
            </w:pPr>
            <w:r w:rsidRPr="00525770">
              <w:rPr>
                <w:rFonts w:ascii="Times New Roman" w:eastAsia="Times New Roman" w:hAnsi="Times New Roman" w:cs="Times New Roman"/>
                <w:b/>
                <w:i/>
                <w:color w:val="375F92"/>
                <w:sz w:val="26"/>
                <w:szCs w:val="26"/>
              </w:rPr>
              <w:t xml:space="preserve">- </w:t>
            </w:r>
            <w:r w:rsidRPr="008679D4">
              <w:rPr>
                <w:rFonts w:ascii="Times New Roman" w:eastAsia="Times New Roman" w:hAnsi="Times New Roman" w:cs="Times New Roman"/>
                <w:b/>
                <w:i/>
                <w:color w:val="375F92"/>
                <w:sz w:val="26"/>
                <w:szCs w:val="26"/>
              </w:rPr>
              <w:t>1952</w:t>
            </w:r>
            <w:r w:rsidRPr="00525770">
              <w:rPr>
                <w:rFonts w:ascii="Times New Roman" w:eastAsia="Times New Roman" w:hAnsi="Times New Roman" w:cs="Times New Roman"/>
                <w:b/>
                <w:i/>
                <w:color w:val="375F92"/>
                <w:sz w:val="26"/>
                <w:szCs w:val="26"/>
              </w:rPr>
              <w:t>1</w:t>
            </w:r>
            <w:r w:rsidR="004C2A01" w:rsidRPr="00525770">
              <w:rPr>
                <w:rFonts w:ascii="Times New Roman" w:eastAsia="Times New Roman" w:hAnsi="Times New Roman" w:cs="Times New Roman"/>
                <w:b/>
                <w:i/>
                <w:color w:val="375F92"/>
                <w:sz w:val="26"/>
                <w:szCs w:val="26"/>
              </w:rPr>
              <w:t>520</w:t>
            </w:r>
          </w:p>
          <w:p w14:paraId="744F8D0E" w14:textId="2CAD8EF2" w:rsidR="005529FD" w:rsidRPr="00525770" w:rsidRDefault="005529FD" w:rsidP="00525770">
            <w:pPr>
              <w:widowControl w:val="0"/>
              <w:spacing w:before="72" w:after="0" w:line="360" w:lineRule="auto"/>
              <w:ind w:left="50"/>
              <w:rPr>
                <w:rFonts w:ascii="Times New Roman" w:eastAsia="Times New Roman" w:hAnsi="Times New Roman" w:cs="Times New Roman"/>
                <w:b/>
                <w:i/>
                <w:color w:val="375F92"/>
                <w:sz w:val="26"/>
                <w:szCs w:val="26"/>
              </w:rPr>
            </w:pPr>
            <w:r w:rsidRPr="00525770">
              <w:rPr>
                <w:rFonts w:ascii="Times New Roman" w:eastAsia="Times New Roman" w:hAnsi="Times New Roman" w:cs="Times New Roman"/>
                <w:b/>
                <w:i/>
                <w:color w:val="375F92"/>
                <w:sz w:val="26"/>
                <w:szCs w:val="26"/>
              </w:rPr>
              <w:t>- 19522304</w:t>
            </w:r>
          </w:p>
        </w:tc>
      </w:tr>
    </w:tbl>
    <w:p w14:paraId="1AC49DB2" w14:textId="394D1A8C" w:rsidR="0064088D" w:rsidRPr="00165C4D" w:rsidRDefault="008679D4" w:rsidP="007A6E8E">
      <w:pPr>
        <w:spacing w:line="360" w:lineRule="auto"/>
        <w:jc w:val="center"/>
        <w:rPr>
          <w:rFonts w:ascii="Times New Roman" w:eastAsia="Times New Roman" w:hAnsi="Times New Roman" w:cs="Times New Roman"/>
          <w:i/>
          <w:color w:val="375F92"/>
          <w:sz w:val="26"/>
          <w:szCs w:val="26"/>
        </w:rPr>
      </w:pPr>
      <w:r w:rsidRPr="008679D4">
        <w:rPr>
          <w:rFonts w:ascii="Times New Roman" w:eastAsia="Times New Roman" w:hAnsi="Times New Roman" w:cs="Times New Roman"/>
          <w:i/>
          <w:color w:val="375F92"/>
          <w:sz w:val="26"/>
          <w:szCs w:val="26"/>
          <w:lang w:val="vi"/>
        </w:rPr>
        <w:t xml:space="preserve">TP HCM, Ngày </w:t>
      </w:r>
      <w:r w:rsidR="00525770" w:rsidRPr="00EB508F">
        <w:rPr>
          <w:rFonts w:ascii="Times New Roman" w:eastAsia="Times New Roman" w:hAnsi="Times New Roman" w:cs="Times New Roman"/>
          <w:i/>
          <w:color w:val="375F92"/>
          <w:sz w:val="26"/>
          <w:szCs w:val="26"/>
        </w:rPr>
        <w:t>2</w:t>
      </w:r>
      <w:r w:rsidR="00EF5285" w:rsidRPr="00165C4D">
        <w:rPr>
          <w:rFonts w:ascii="Times New Roman" w:eastAsia="Times New Roman" w:hAnsi="Times New Roman" w:cs="Times New Roman"/>
          <w:i/>
          <w:color w:val="375F92"/>
          <w:sz w:val="26"/>
          <w:szCs w:val="26"/>
        </w:rPr>
        <w:t>0</w:t>
      </w:r>
      <w:r w:rsidRPr="008679D4">
        <w:rPr>
          <w:rFonts w:ascii="Times New Roman" w:eastAsia="Times New Roman" w:hAnsi="Times New Roman" w:cs="Times New Roman"/>
          <w:i/>
          <w:color w:val="375F92"/>
          <w:sz w:val="26"/>
          <w:szCs w:val="26"/>
          <w:lang w:val="vi"/>
        </w:rPr>
        <w:t xml:space="preserve"> tháng 0</w:t>
      </w:r>
      <w:r w:rsidR="00EF5285" w:rsidRPr="00165C4D">
        <w:rPr>
          <w:rFonts w:ascii="Times New Roman" w:eastAsia="Times New Roman" w:hAnsi="Times New Roman" w:cs="Times New Roman"/>
          <w:i/>
          <w:color w:val="375F92"/>
          <w:sz w:val="26"/>
          <w:szCs w:val="26"/>
        </w:rPr>
        <w:t>3</w:t>
      </w:r>
      <w:r w:rsidRPr="008679D4">
        <w:rPr>
          <w:rFonts w:ascii="Times New Roman" w:eastAsia="Times New Roman" w:hAnsi="Times New Roman" w:cs="Times New Roman"/>
          <w:i/>
          <w:color w:val="375F92"/>
          <w:sz w:val="26"/>
          <w:szCs w:val="26"/>
          <w:lang w:val="vi"/>
        </w:rPr>
        <w:t xml:space="preserve"> năm 20</w:t>
      </w:r>
      <w:r w:rsidRPr="008679D4">
        <w:rPr>
          <w:rFonts w:ascii="Times New Roman" w:eastAsia="Times New Roman" w:hAnsi="Times New Roman" w:cs="Times New Roman"/>
          <w:i/>
          <w:color w:val="375F92"/>
          <w:sz w:val="26"/>
          <w:szCs w:val="26"/>
        </w:rPr>
        <w:t>2</w:t>
      </w:r>
      <w:r w:rsidR="00EF5285" w:rsidRPr="00165C4D">
        <w:rPr>
          <w:rFonts w:ascii="Times New Roman" w:eastAsia="Times New Roman" w:hAnsi="Times New Roman" w:cs="Times New Roman"/>
          <w:i/>
          <w:color w:val="375F92"/>
          <w:sz w:val="26"/>
          <w:szCs w:val="26"/>
        </w:rPr>
        <w:t>2</w:t>
      </w:r>
    </w:p>
    <w:p w14:paraId="1AFB9EA2" w14:textId="77777777" w:rsidR="00F42CFA" w:rsidRPr="001D6877" w:rsidRDefault="00F42CFA" w:rsidP="007A6E8E">
      <w:pPr>
        <w:spacing w:line="360" w:lineRule="auto"/>
        <w:jc w:val="center"/>
        <w:rPr>
          <w:rStyle w:val="BookTitle"/>
          <w:rFonts w:ascii="Times New Roman" w:eastAsia="Times New Roman" w:hAnsi="Times New Roman" w:cs="Times New Roman"/>
          <w:i w:val="0"/>
          <w:color w:val="4471C4"/>
          <w:sz w:val="36"/>
          <w:szCs w:val="36"/>
        </w:rPr>
      </w:pPr>
      <w:bookmarkStart w:id="1" w:name="_Toc89061350"/>
      <w:r w:rsidRPr="00165C4D">
        <w:rPr>
          <w:rStyle w:val="BookTitle"/>
          <w:rFonts w:ascii="Times New Roman" w:eastAsia="Times New Roman" w:hAnsi="Times New Roman" w:cs="Times New Roman"/>
          <w:color w:val="4471C4"/>
          <w:sz w:val="36"/>
          <w:szCs w:val="36"/>
        </w:rPr>
        <w:lastRenderedPageBreak/>
        <w:t>LỜI CẢM ƠN</w:t>
      </w:r>
      <w:bookmarkEnd w:id="1"/>
    </w:p>
    <w:p w14:paraId="42017D53" w14:textId="77777777" w:rsidR="00F42CFA" w:rsidRPr="00BC144D" w:rsidRDefault="00F42CFA" w:rsidP="007A6E8E">
      <w:pPr>
        <w:pStyle w:val="NormalWeb"/>
        <w:spacing w:before="180" w:after="180" w:line="360" w:lineRule="auto"/>
        <w:ind w:left="-270" w:firstLine="900"/>
        <w:jc w:val="both"/>
        <w:textAlignment w:val="baseline"/>
        <w:rPr>
          <w:color w:val="333333"/>
          <w:sz w:val="26"/>
          <w:szCs w:val="26"/>
          <w:lang w:val="vi-VN"/>
        </w:rPr>
      </w:pPr>
      <w:r w:rsidRPr="00BC144D">
        <w:rPr>
          <w:color w:val="333333"/>
          <w:sz w:val="26"/>
          <w:szCs w:val="26"/>
          <w:lang w:val="vi-VN"/>
        </w:rPr>
        <w:t xml:space="preserve">Em xin gửi lời cảm ơn chân thành và sự tri ân sâu sắc đối với các thầy cô của trường Trường Đại học Công nghệ thông tin – Đại học Quốc gia TP.HCM, đặc biệt là quý thầy cô khoa Hệ thống thông tin của trường đã giúp cho chúng em trang bị các kiến thức cơ bản, các kỹ năng thực tế và tạo điều kiện để chúng em có thể hoàn thành đồ án môn học của mình. </w:t>
      </w:r>
    </w:p>
    <w:p w14:paraId="4E31B623" w14:textId="0798B26F" w:rsidR="00F42CFA" w:rsidRPr="00BC144D" w:rsidRDefault="00F42CFA" w:rsidP="007A6E8E">
      <w:pPr>
        <w:pStyle w:val="NormalWeb"/>
        <w:spacing w:before="180" w:after="180" w:line="360" w:lineRule="auto"/>
        <w:ind w:left="-270"/>
        <w:jc w:val="both"/>
        <w:textAlignment w:val="baseline"/>
        <w:rPr>
          <w:color w:val="333333"/>
          <w:sz w:val="26"/>
          <w:szCs w:val="26"/>
          <w:lang w:val="vi-VN"/>
        </w:rPr>
      </w:pPr>
      <w:r w:rsidRPr="00BC144D">
        <w:rPr>
          <w:color w:val="333333"/>
          <w:sz w:val="26"/>
          <w:szCs w:val="26"/>
          <w:lang w:val="vi-VN"/>
        </w:rPr>
        <w:t xml:space="preserve">            Đặc biệt chúng em xin chân thành cảm ơn </w:t>
      </w:r>
      <w:r w:rsidR="005E06A0" w:rsidRPr="00BC144D">
        <w:rPr>
          <w:color w:val="333333"/>
          <w:sz w:val="26"/>
          <w:szCs w:val="26"/>
          <w:lang w:val="vi-VN"/>
        </w:rPr>
        <w:t>thầy</w:t>
      </w:r>
      <w:r w:rsidRPr="00BC144D">
        <w:rPr>
          <w:color w:val="333333"/>
          <w:sz w:val="26"/>
          <w:szCs w:val="26"/>
          <w:lang w:val="vi-VN"/>
        </w:rPr>
        <w:t xml:space="preserve"> </w:t>
      </w:r>
      <w:r w:rsidR="005E06A0" w:rsidRPr="00BC144D">
        <w:rPr>
          <w:color w:val="212529"/>
          <w:sz w:val="26"/>
          <w:szCs w:val="26"/>
          <w:shd w:val="clear" w:color="auto" w:fill="FFFFFF"/>
          <w:lang w:val="vi-VN"/>
        </w:rPr>
        <w:t xml:space="preserve">Nguyễn Đình </w:t>
      </w:r>
      <w:r w:rsidR="00167D0B" w:rsidRPr="00BC144D">
        <w:rPr>
          <w:color w:val="212529"/>
          <w:sz w:val="26"/>
          <w:szCs w:val="26"/>
          <w:shd w:val="clear" w:color="auto" w:fill="FFFFFF"/>
          <w:lang w:val="vi-VN"/>
        </w:rPr>
        <w:t>Thuân</w:t>
      </w:r>
      <w:r w:rsidRPr="00BC144D">
        <w:rPr>
          <w:color w:val="212529"/>
          <w:sz w:val="26"/>
          <w:szCs w:val="26"/>
          <w:shd w:val="clear" w:color="auto" w:fill="FFFFFF"/>
          <w:lang w:val="vi-VN"/>
        </w:rPr>
        <w:t xml:space="preserve"> </w:t>
      </w:r>
      <w:r w:rsidRPr="00BC144D">
        <w:rPr>
          <w:color w:val="333333"/>
          <w:sz w:val="26"/>
          <w:szCs w:val="26"/>
          <w:lang w:val="vi-VN"/>
        </w:rPr>
        <w:t>đã nhiệt tình hướng dẫn hướng dẫn,</w:t>
      </w:r>
      <w:r w:rsidRPr="00BC144D">
        <w:rPr>
          <w:sz w:val="26"/>
          <w:szCs w:val="26"/>
          <w:lang w:val="vi-VN"/>
        </w:rPr>
        <w:t xml:space="preserve"> </w:t>
      </w:r>
      <w:r w:rsidRPr="00BC144D">
        <w:rPr>
          <w:color w:val="333333"/>
          <w:sz w:val="26"/>
          <w:szCs w:val="26"/>
          <w:lang w:val="vi-VN"/>
        </w:rPr>
        <w:t>quan tâm truyền đạt những kiến thức và kinh nghiệm, trực tiếp hướng dẫn tận tình, sửa chữa và đóng góp ý kiến quý báu cho chúng em trong suốt thời gian học tập để chúng em có thể hoàn thành tốt môn học này.</w:t>
      </w:r>
    </w:p>
    <w:p w14:paraId="64254683" w14:textId="176C99EC" w:rsidR="00F42CFA" w:rsidRPr="00BC144D" w:rsidRDefault="00F42CFA" w:rsidP="007A6E8E">
      <w:pPr>
        <w:pStyle w:val="NormalWeb"/>
        <w:spacing w:before="100" w:after="100" w:line="360" w:lineRule="auto"/>
        <w:ind w:left="-270" w:firstLine="810"/>
        <w:textAlignment w:val="baseline"/>
        <w:rPr>
          <w:color w:val="333333"/>
          <w:sz w:val="26"/>
          <w:szCs w:val="26"/>
          <w:lang w:val="vi-VN"/>
        </w:rPr>
      </w:pPr>
      <w:r w:rsidRPr="00BC144D">
        <w:rPr>
          <w:rFonts w:eastAsiaTheme="majorEastAsia"/>
          <w:color w:val="333333"/>
          <w:sz w:val="26"/>
          <w:szCs w:val="26"/>
          <w:lang w:val="vi-VN"/>
        </w:rPr>
        <w:t>Trong thời gian</w:t>
      </w:r>
      <w:r w:rsidR="00AB64CD" w:rsidRPr="00BC144D">
        <w:rPr>
          <w:rFonts w:eastAsiaTheme="majorEastAsia"/>
          <w:color w:val="333333"/>
          <w:sz w:val="26"/>
          <w:szCs w:val="26"/>
          <w:lang w:val="vi-VN"/>
        </w:rPr>
        <w:t xml:space="preserve"> </w:t>
      </w:r>
      <w:r w:rsidRPr="00BC144D">
        <w:rPr>
          <w:rFonts w:eastAsiaTheme="majorEastAsia"/>
          <w:color w:val="333333"/>
          <w:sz w:val="26"/>
          <w:szCs w:val="26"/>
          <w:lang w:val="vi-VN"/>
        </w:rPr>
        <w:t>thực hiện, nhóm tác giả đã vận dụng những</w:t>
      </w:r>
      <w:r w:rsidR="00B03045" w:rsidRPr="00BC144D">
        <w:rPr>
          <w:sz w:val="26"/>
          <w:szCs w:val="26"/>
          <w:lang w:val="vi-VN"/>
        </w:rPr>
        <w:t xml:space="preserve"> </w:t>
      </w:r>
      <w:r w:rsidRPr="00BC144D">
        <w:rPr>
          <w:rFonts w:eastAsiaTheme="majorEastAsia"/>
          <w:color w:val="333333"/>
          <w:sz w:val="26"/>
          <w:szCs w:val="26"/>
          <w:lang w:val="vi-VN"/>
        </w:rPr>
        <w:t>kiến thức nền tảng đã tích lũy</w:t>
      </w:r>
      <w:r w:rsidR="00B03045" w:rsidRPr="00BC144D">
        <w:rPr>
          <w:rFonts w:eastAsiaTheme="majorEastAsia"/>
          <w:color w:val="333333"/>
          <w:sz w:val="26"/>
          <w:szCs w:val="26"/>
          <w:lang w:val="vi-VN"/>
        </w:rPr>
        <w:t>.</w:t>
      </w:r>
      <w:r w:rsidRPr="00BC144D">
        <w:rPr>
          <w:rFonts w:eastAsiaTheme="majorEastAsia"/>
          <w:color w:val="333333"/>
          <w:sz w:val="26"/>
          <w:szCs w:val="26"/>
          <w:lang w:val="vi-VN"/>
        </w:rPr>
        <w:t xml:space="preserve"> Từ đó, nhóm tác giả vận dụng tối đa những gì đã thu thập được để hoàn</w:t>
      </w:r>
      <w:r w:rsidR="00B03045" w:rsidRPr="00BC144D">
        <w:rPr>
          <w:sz w:val="26"/>
          <w:szCs w:val="26"/>
          <w:lang w:val="vi-VN"/>
        </w:rPr>
        <w:t xml:space="preserve"> </w:t>
      </w:r>
      <w:r w:rsidRPr="00BC144D">
        <w:rPr>
          <w:rFonts w:eastAsiaTheme="majorEastAsia"/>
          <w:color w:val="333333"/>
          <w:sz w:val="26"/>
          <w:szCs w:val="26"/>
          <w:lang w:val="vi-VN"/>
        </w:rPr>
        <w:t>thành</w:t>
      </w:r>
      <w:r w:rsidR="005600B7" w:rsidRPr="00BC144D">
        <w:rPr>
          <w:rFonts w:eastAsiaTheme="majorEastAsia"/>
          <w:color w:val="333333"/>
          <w:sz w:val="26"/>
          <w:szCs w:val="26"/>
          <w:lang w:val="vi-VN"/>
        </w:rPr>
        <w:t xml:space="preserve"> bài tập thực hành một cách tốt nhất</w:t>
      </w:r>
      <w:r w:rsidRPr="00BC144D">
        <w:rPr>
          <w:rFonts w:eastAsiaTheme="majorEastAsia"/>
          <w:color w:val="333333"/>
          <w:sz w:val="26"/>
          <w:szCs w:val="26"/>
          <w:lang w:val="vi-VN"/>
        </w:rPr>
        <w:t>. Tuy nhiên, trong quá trình thực hiện, nhóm tác giả</w:t>
      </w:r>
      <w:r w:rsidR="00B03045" w:rsidRPr="00BC144D">
        <w:rPr>
          <w:sz w:val="26"/>
          <w:szCs w:val="26"/>
          <w:lang w:val="vi-VN"/>
        </w:rPr>
        <w:t xml:space="preserve"> </w:t>
      </w:r>
      <w:r w:rsidRPr="00BC144D">
        <w:rPr>
          <w:rFonts w:eastAsiaTheme="majorEastAsia"/>
          <w:color w:val="333333"/>
          <w:sz w:val="26"/>
          <w:szCs w:val="26"/>
          <w:lang w:val="vi-VN"/>
        </w:rPr>
        <w:t>không tránh khỏi những thiếu sót. Chính vì vậy, nhóm tác giả rất mong nhận được</w:t>
      </w:r>
      <w:r w:rsidR="00B03045" w:rsidRPr="00BC144D">
        <w:rPr>
          <w:sz w:val="26"/>
          <w:szCs w:val="26"/>
          <w:lang w:val="vi-VN"/>
        </w:rPr>
        <w:t xml:space="preserve"> </w:t>
      </w:r>
      <w:r w:rsidRPr="00BC144D">
        <w:rPr>
          <w:rFonts w:eastAsiaTheme="majorEastAsia"/>
          <w:color w:val="333333"/>
          <w:sz w:val="26"/>
          <w:szCs w:val="26"/>
          <w:lang w:val="vi-VN"/>
        </w:rPr>
        <w:t xml:space="preserve">những sự góp ý từ phía </w:t>
      </w:r>
      <w:r w:rsidRPr="00BC144D">
        <w:rPr>
          <w:color w:val="333333"/>
          <w:sz w:val="26"/>
          <w:szCs w:val="26"/>
          <w:lang w:val="vi-VN"/>
        </w:rPr>
        <w:t>Thầy/Cô</w:t>
      </w:r>
      <w:r w:rsidRPr="00BC144D">
        <w:rPr>
          <w:rFonts w:eastAsiaTheme="majorEastAsia"/>
          <w:color w:val="333333"/>
          <w:sz w:val="26"/>
          <w:szCs w:val="26"/>
          <w:lang w:val="vi-VN"/>
        </w:rPr>
        <w:t xml:space="preserve"> nhằm hoàn thiện những kiến thức mà nhóm tác giả đã học</w:t>
      </w:r>
      <w:r w:rsidRPr="00BC144D">
        <w:rPr>
          <w:color w:val="333333"/>
          <w:sz w:val="26"/>
          <w:szCs w:val="26"/>
          <w:lang w:val="vi-VN"/>
        </w:rPr>
        <w:t xml:space="preserve"> </w:t>
      </w:r>
      <w:r w:rsidRPr="00BC144D">
        <w:rPr>
          <w:rFonts w:eastAsiaTheme="majorEastAsia"/>
          <w:color w:val="333333"/>
          <w:sz w:val="26"/>
          <w:szCs w:val="26"/>
          <w:lang w:val="vi-VN"/>
        </w:rPr>
        <w:t>tập và là hành trang để nhóm tác giả thực hiện tiếp các đề tài khác trong tương lai.</w:t>
      </w:r>
    </w:p>
    <w:p w14:paraId="050EFBB7" w14:textId="77777777" w:rsidR="00F42CFA" w:rsidRPr="00BC144D" w:rsidRDefault="00F42CFA" w:rsidP="007A6E8E">
      <w:pPr>
        <w:pStyle w:val="NormalWeb"/>
        <w:spacing w:before="180" w:after="180" w:line="360" w:lineRule="auto"/>
        <w:ind w:left="-270"/>
        <w:jc w:val="both"/>
        <w:textAlignment w:val="baseline"/>
        <w:rPr>
          <w:color w:val="333333"/>
          <w:sz w:val="26"/>
          <w:szCs w:val="26"/>
          <w:lang w:val="vi-VN"/>
        </w:rPr>
      </w:pPr>
      <w:r w:rsidRPr="00BC144D">
        <w:rPr>
          <w:color w:val="333333"/>
          <w:sz w:val="26"/>
          <w:szCs w:val="26"/>
          <w:lang w:val="vi-VN"/>
        </w:rPr>
        <w:t>Nhóm chúng em xin chân thành cảm ơn!</w:t>
      </w:r>
    </w:p>
    <w:p w14:paraId="2ADB5314" w14:textId="77777777" w:rsidR="00F42CFA" w:rsidRPr="00BC144D" w:rsidRDefault="00F42CFA" w:rsidP="007A6E8E">
      <w:pPr>
        <w:pStyle w:val="NormalWeb"/>
        <w:spacing w:before="180" w:after="180" w:line="360" w:lineRule="auto"/>
        <w:ind w:left="-270"/>
        <w:jc w:val="both"/>
        <w:textAlignment w:val="baseline"/>
        <w:rPr>
          <w:b/>
          <w:i/>
          <w:color w:val="333333"/>
          <w:sz w:val="26"/>
          <w:szCs w:val="26"/>
          <w:lang w:val="vi-VN"/>
        </w:rPr>
      </w:pP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color w:val="333333"/>
          <w:sz w:val="26"/>
          <w:szCs w:val="26"/>
          <w:lang w:val="vi-VN"/>
        </w:rPr>
        <w:tab/>
      </w:r>
      <w:r w:rsidRPr="00BC144D">
        <w:rPr>
          <w:b/>
          <w:i/>
          <w:color w:val="333333"/>
          <w:sz w:val="26"/>
          <w:szCs w:val="26"/>
          <w:lang w:val="vi-VN"/>
        </w:rPr>
        <w:t>Nhóm thực hiện</w:t>
      </w:r>
    </w:p>
    <w:p w14:paraId="3B0EF790" w14:textId="77777777" w:rsidR="00F42CFA" w:rsidRPr="00165C4D" w:rsidRDefault="00F42CFA" w:rsidP="007A6E8E">
      <w:pPr>
        <w:spacing w:line="360" w:lineRule="auto"/>
        <w:rPr>
          <w:rStyle w:val="BookTitle"/>
          <w:rFonts w:ascii="Times New Roman" w:eastAsia="Times New Roman" w:hAnsi="Times New Roman" w:cs="Times New Roman"/>
          <w:b w:val="0"/>
          <w:i w:val="0"/>
          <w:color w:val="4471C4"/>
          <w:sz w:val="26"/>
          <w:szCs w:val="26"/>
        </w:rPr>
      </w:pPr>
    </w:p>
    <w:p w14:paraId="483C2C39" w14:textId="77777777" w:rsidR="00F42CFA" w:rsidRPr="00165C4D" w:rsidRDefault="00F42CFA" w:rsidP="007A6E8E">
      <w:pPr>
        <w:spacing w:line="360" w:lineRule="auto"/>
        <w:rPr>
          <w:rStyle w:val="BookTitle"/>
          <w:rFonts w:ascii="Times New Roman" w:eastAsia="Times New Roman" w:hAnsi="Times New Roman" w:cs="Times New Roman"/>
          <w:b w:val="0"/>
          <w:i w:val="0"/>
          <w:color w:val="4471C4"/>
          <w:sz w:val="26"/>
          <w:szCs w:val="26"/>
        </w:rPr>
      </w:pPr>
    </w:p>
    <w:p w14:paraId="4779698A" w14:textId="77777777" w:rsidR="00F42CFA" w:rsidRPr="00165C4D" w:rsidRDefault="00F42CFA" w:rsidP="007A6E8E">
      <w:pPr>
        <w:spacing w:line="360" w:lineRule="auto"/>
        <w:rPr>
          <w:rStyle w:val="BookTitle"/>
          <w:rFonts w:ascii="Times New Roman" w:eastAsia="Times New Roman" w:hAnsi="Times New Roman" w:cs="Times New Roman"/>
          <w:b w:val="0"/>
          <w:i w:val="0"/>
          <w:color w:val="4471C4"/>
          <w:sz w:val="26"/>
          <w:szCs w:val="26"/>
        </w:rPr>
      </w:pPr>
    </w:p>
    <w:p w14:paraId="17D29D04" w14:textId="77777777" w:rsidR="00F42CFA" w:rsidRPr="00165C4D" w:rsidRDefault="00F42CFA" w:rsidP="007A6E8E">
      <w:pPr>
        <w:spacing w:line="360" w:lineRule="auto"/>
        <w:rPr>
          <w:rStyle w:val="BookTitle"/>
          <w:rFonts w:ascii="Times New Roman" w:eastAsia="Times New Roman" w:hAnsi="Times New Roman" w:cs="Times New Roman"/>
          <w:b w:val="0"/>
          <w:i w:val="0"/>
          <w:color w:val="4471C4"/>
          <w:sz w:val="26"/>
          <w:szCs w:val="26"/>
        </w:rPr>
      </w:pPr>
    </w:p>
    <w:p w14:paraId="05DE59AE" w14:textId="77777777" w:rsidR="00F42CFA" w:rsidRPr="00165C4D" w:rsidRDefault="00F42CFA" w:rsidP="007A6E8E">
      <w:pPr>
        <w:spacing w:line="360" w:lineRule="auto"/>
        <w:rPr>
          <w:rStyle w:val="BookTitle"/>
          <w:rFonts w:ascii="Times New Roman" w:eastAsia="Times New Roman" w:hAnsi="Times New Roman" w:cs="Times New Roman"/>
          <w:b w:val="0"/>
          <w:i w:val="0"/>
          <w:color w:val="4471C4"/>
          <w:sz w:val="26"/>
          <w:szCs w:val="26"/>
        </w:rPr>
      </w:pPr>
    </w:p>
    <w:p w14:paraId="27487510" w14:textId="77777777" w:rsidR="00D506C1" w:rsidRPr="00165C4D" w:rsidRDefault="00D506C1" w:rsidP="007A6E8E">
      <w:pPr>
        <w:spacing w:line="360" w:lineRule="auto"/>
        <w:rPr>
          <w:rStyle w:val="BookTitle"/>
          <w:rFonts w:ascii="Times New Roman" w:eastAsia="Times New Roman" w:hAnsi="Times New Roman" w:cs="Times New Roman"/>
          <w:b w:val="0"/>
          <w:i w:val="0"/>
          <w:color w:val="4471C4"/>
          <w:sz w:val="26"/>
          <w:szCs w:val="26"/>
        </w:rPr>
      </w:pPr>
    </w:p>
    <w:p w14:paraId="63296946" w14:textId="69C54894" w:rsidR="00F42CFA" w:rsidRPr="005E06A0" w:rsidRDefault="00F42CFA" w:rsidP="007A6E8E">
      <w:pPr>
        <w:spacing w:before="88" w:line="360" w:lineRule="auto"/>
        <w:ind w:right="-540"/>
        <w:jc w:val="center"/>
        <w:rPr>
          <w:rFonts w:ascii="Times New Roman" w:hAnsi="Times New Roman" w:cs="Times New Roman"/>
          <w:b/>
          <w:color w:val="2E74B5" w:themeColor="accent5" w:themeShade="BF"/>
          <w:sz w:val="36"/>
          <w:szCs w:val="36"/>
        </w:rPr>
      </w:pPr>
      <w:r w:rsidRPr="005E06A0">
        <w:rPr>
          <w:rFonts w:ascii="Times New Roman" w:hAnsi="Times New Roman" w:cs="Times New Roman"/>
          <w:b/>
          <w:color w:val="2E74B5" w:themeColor="accent5" w:themeShade="BF"/>
          <w:sz w:val="36"/>
          <w:szCs w:val="36"/>
        </w:rPr>
        <w:lastRenderedPageBreak/>
        <w:t>NHẬN XÉT CỦA GIẢNG VIÊN</w:t>
      </w:r>
    </w:p>
    <w:p w14:paraId="46B88363" w14:textId="507E476E" w:rsidR="00F42CFA" w:rsidRDefault="00F42CFA" w:rsidP="007A6E8E">
      <w:pPr>
        <w:pStyle w:val="BodyText"/>
        <w:spacing w:line="360" w:lineRule="auto"/>
        <w:jc w:val="center"/>
        <w:rPr>
          <w:rFonts w:eastAsiaTheme="majorEastAsia"/>
          <w:lang w:val="en-US"/>
        </w:rPr>
      </w:pPr>
      <w:r w:rsidRPr="00F42CFA">
        <w:t>……………………………………………………………………………………………………………………………………………………………………………………………………………………………………………………………………………………………………………………………………………………………………………………………………………………………………………………………………………………………………………………………………………………………………………………………………………………………………………………………………………………………………………………………………………………………………………………………………………………………………………………………………………………………………………………………………………………………………………………………………………………………………………………………………………………………………………………………………………………………………………………………………………………………………………………………………………………………………………………………………………………………………………………………………………………………………………………………………………………………………………………………………………………………………………………………………………………………………………………………………………………………………………………………………………………………………………………………………………………………………………………………………………………………………………………………………………………………………………………………………………………………………………………………………………………………………………………………………………………………………………………………………………………………………………………………………………………………………………………………………………………………………………………………………………………………………………</w:t>
      </w:r>
      <w:r w:rsidRPr="00F42CFA">
        <w:rPr>
          <w:lang w:val="en-US"/>
        </w:rPr>
        <w:t>…………………………………………………………………………………………………………………………………………………………………………………………………………………………………………………</w:t>
      </w:r>
    </w:p>
    <w:sdt>
      <w:sdtPr>
        <w:rPr>
          <w:rFonts w:asciiTheme="minorHAnsi" w:eastAsiaTheme="minorHAnsi" w:hAnsiTheme="minorHAnsi" w:cstheme="minorBidi"/>
          <w:color w:val="auto"/>
          <w:sz w:val="22"/>
          <w:szCs w:val="22"/>
          <w:lang w:val="vi-VN"/>
        </w:rPr>
        <w:id w:val="1277058528"/>
        <w:docPartObj>
          <w:docPartGallery w:val="Table of Contents"/>
          <w:docPartUnique/>
        </w:docPartObj>
      </w:sdtPr>
      <w:sdtEndPr>
        <w:rPr>
          <w:b/>
          <w:bCs/>
        </w:rPr>
      </w:sdtEndPr>
      <w:sdtContent>
        <w:p w14:paraId="0022CF2E" w14:textId="22CB6C86" w:rsidR="00654E08" w:rsidRPr="00F66E46" w:rsidRDefault="00F66E46" w:rsidP="007A6E8E">
          <w:pPr>
            <w:pStyle w:val="TOCHeading"/>
            <w:spacing w:line="360" w:lineRule="auto"/>
            <w:jc w:val="center"/>
            <w:rPr>
              <w:rFonts w:ascii="Times New Roman" w:hAnsi="Times New Roman" w:cs="Times New Roman"/>
              <w:b/>
              <w:bCs/>
            </w:rPr>
          </w:pPr>
          <w:r w:rsidRPr="00F66E46">
            <w:rPr>
              <w:rFonts w:ascii="Times New Roman" w:hAnsi="Times New Roman" w:cs="Times New Roman"/>
              <w:b/>
              <w:bCs/>
            </w:rPr>
            <w:t>M</w:t>
          </w:r>
          <w:r>
            <w:rPr>
              <w:rFonts w:ascii="Times New Roman" w:hAnsi="Times New Roman" w:cs="Times New Roman"/>
              <w:b/>
              <w:bCs/>
            </w:rPr>
            <w:t>ỤC</w:t>
          </w:r>
          <w:r w:rsidRPr="00F66E46">
            <w:rPr>
              <w:rFonts w:ascii="Times New Roman" w:hAnsi="Times New Roman" w:cs="Times New Roman"/>
              <w:b/>
              <w:bCs/>
            </w:rPr>
            <w:t xml:space="preserve"> </w:t>
          </w:r>
          <w:r>
            <w:rPr>
              <w:rFonts w:ascii="Times New Roman" w:hAnsi="Times New Roman" w:cs="Times New Roman"/>
              <w:b/>
              <w:bCs/>
            </w:rPr>
            <w:t>LỤC</w:t>
          </w:r>
        </w:p>
        <w:p w14:paraId="43D858E7" w14:textId="5A64F8FB" w:rsidR="00DC2773" w:rsidRPr="005370F5" w:rsidRDefault="00654E08">
          <w:pPr>
            <w:pStyle w:val="TOC1"/>
            <w:tabs>
              <w:tab w:val="left" w:pos="440"/>
              <w:tab w:val="right" w:leader="dot" w:pos="9350"/>
            </w:tabs>
            <w:rPr>
              <w:rFonts w:ascii="Times New Roman" w:eastAsiaTheme="minorEastAsia" w:hAnsi="Times New Roman" w:cs="Times New Roman"/>
              <w:noProof/>
              <w:sz w:val="24"/>
              <w:szCs w:val="24"/>
              <w:lang w:val="en-US"/>
            </w:rPr>
          </w:pPr>
          <w:r w:rsidRPr="00F66E46">
            <w:rPr>
              <w:rFonts w:ascii="Times New Roman" w:hAnsi="Times New Roman" w:cs="Times New Roman"/>
              <w:sz w:val="26"/>
              <w:szCs w:val="26"/>
            </w:rPr>
            <w:fldChar w:fldCharType="begin"/>
          </w:r>
          <w:r w:rsidRPr="00F66E46">
            <w:rPr>
              <w:rFonts w:ascii="Times New Roman" w:hAnsi="Times New Roman" w:cs="Times New Roman"/>
              <w:sz w:val="26"/>
              <w:szCs w:val="26"/>
            </w:rPr>
            <w:instrText xml:space="preserve"> TOC \o "1-3" \h \z \u </w:instrText>
          </w:r>
          <w:r w:rsidRPr="00F66E46">
            <w:rPr>
              <w:rFonts w:ascii="Times New Roman" w:hAnsi="Times New Roman" w:cs="Times New Roman"/>
              <w:sz w:val="26"/>
              <w:szCs w:val="26"/>
            </w:rPr>
            <w:fldChar w:fldCharType="separate"/>
          </w:r>
          <w:hyperlink w:anchor="_Toc99052337" w:history="1">
            <w:r w:rsidR="00DC2773" w:rsidRPr="005370F5">
              <w:rPr>
                <w:rStyle w:val="Hyperlink"/>
                <w:rFonts w:ascii="Times New Roman" w:hAnsi="Times New Roman" w:cs="Times New Roman"/>
                <w:noProof/>
                <w:sz w:val="24"/>
                <w:szCs w:val="24"/>
              </w:rPr>
              <w:t>I.</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Thực hiện bài tập 1(a, b)</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_Toc99052337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6</w:t>
            </w:r>
            <w:r w:rsidR="00DC2773" w:rsidRPr="005370F5">
              <w:rPr>
                <w:rFonts w:ascii="Times New Roman" w:hAnsi="Times New Roman" w:cs="Times New Roman"/>
                <w:noProof/>
                <w:webHidden/>
                <w:sz w:val="24"/>
                <w:szCs w:val="24"/>
              </w:rPr>
              <w:fldChar w:fldCharType="end"/>
            </w:r>
          </w:hyperlink>
        </w:p>
        <w:p w14:paraId="5DD77886" w14:textId="505033CE" w:rsidR="00DC2773" w:rsidRPr="005370F5" w:rsidRDefault="009E7C51">
          <w:pPr>
            <w:pStyle w:val="TOC2"/>
            <w:tabs>
              <w:tab w:val="left" w:pos="660"/>
              <w:tab w:val="right" w:leader="dot" w:pos="9350"/>
            </w:tabs>
            <w:rPr>
              <w:rFonts w:ascii="Times New Roman" w:eastAsiaTheme="minorEastAsia" w:hAnsi="Times New Roman" w:cs="Times New Roman"/>
              <w:noProof/>
              <w:sz w:val="24"/>
              <w:szCs w:val="24"/>
              <w:lang w:val="en-US"/>
            </w:rPr>
          </w:pPr>
          <w:hyperlink w:anchor="_Toc99052338" w:history="1">
            <w:r w:rsidR="00DC2773" w:rsidRPr="005370F5">
              <w:rPr>
                <w:rStyle w:val="Hyperlink"/>
                <w:rFonts w:ascii="Times New Roman" w:hAnsi="Times New Roman" w:cs="Times New Roman"/>
                <w:noProof/>
                <w:sz w:val="24"/>
                <w:szCs w:val="24"/>
              </w:rPr>
              <w:t>1.</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Kiểm định Levene và Turkey</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_Toc99052338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6</w:t>
            </w:r>
            <w:r w:rsidR="00DC2773" w:rsidRPr="005370F5">
              <w:rPr>
                <w:rFonts w:ascii="Times New Roman" w:hAnsi="Times New Roman" w:cs="Times New Roman"/>
                <w:noProof/>
                <w:webHidden/>
                <w:sz w:val="24"/>
                <w:szCs w:val="24"/>
              </w:rPr>
              <w:fldChar w:fldCharType="end"/>
            </w:r>
          </w:hyperlink>
        </w:p>
        <w:p w14:paraId="2E378805" w14:textId="6A479D64" w:rsidR="00DC2773" w:rsidRPr="005370F5" w:rsidRDefault="009E7C51">
          <w:pPr>
            <w:pStyle w:val="TOC2"/>
            <w:tabs>
              <w:tab w:val="left" w:pos="660"/>
              <w:tab w:val="right" w:leader="dot" w:pos="9350"/>
            </w:tabs>
            <w:rPr>
              <w:rFonts w:ascii="Times New Roman" w:eastAsiaTheme="minorEastAsia" w:hAnsi="Times New Roman" w:cs="Times New Roman"/>
              <w:noProof/>
              <w:sz w:val="24"/>
              <w:szCs w:val="24"/>
              <w:lang w:val="en-US"/>
            </w:rPr>
          </w:pPr>
          <w:hyperlink w:anchor="_Toc99052339" w:history="1">
            <w:r w:rsidR="00DC2773" w:rsidRPr="005370F5">
              <w:rPr>
                <w:rStyle w:val="Hyperlink"/>
                <w:rFonts w:ascii="Times New Roman" w:hAnsi="Times New Roman" w:cs="Times New Roman"/>
                <w:noProof/>
                <w:sz w:val="24"/>
                <w:szCs w:val="24"/>
              </w:rPr>
              <w:t>2.</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Insurance Survey</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_Toc99052339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7</w:t>
            </w:r>
            <w:r w:rsidR="00DC2773" w:rsidRPr="005370F5">
              <w:rPr>
                <w:rFonts w:ascii="Times New Roman" w:hAnsi="Times New Roman" w:cs="Times New Roman"/>
                <w:noProof/>
                <w:webHidden/>
                <w:sz w:val="24"/>
                <w:szCs w:val="24"/>
              </w:rPr>
              <w:fldChar w:fldCharType="end"/>
            </w:r>
          </w:hyperlink>
        </w:p>
        <w:p w14:paraId="2369EB67" w14:textId="25F858E3" w:rsidR="00DC2773" w:rsidRPr="005370F5" w:rsidRDefault="009E7C51">
          <w:pPr>
            <w:pStyle w:val="TOC3"/>
            <w:tabs>
              <w:tab w:val="right" w:leader="dot" w:pos="9350"/>
            </w:tabs>
            <w:rPr>
              <w:rFonts w:ascii="Times New Roman" w:eastAsiaTheme="minorEastAsia" w:hAnsi="Times New Roman" w:cs="Times New Roman"/>
              <w:noProof/>
              <w:sz w:val="24"/>
              <w:szCs w:val="24"/>
              <w:lang w:val="en-US"/>
            </w:rPr>
          </w:pPr>
          <w:hyperlink w:anchor="_Toc99052340" w:history="1">
            <w:r w:rsidR="00DC2773" w:rsidRPr="005370F5">
              <w:rPr>
                <w:rStyle w:val="Hyperlink"/>
                <w:rFonts w:ascii="Times New Roman" w:hAnsi="Times New Roman" w:cs="Times New Roman"/>
                <w:noProof/>
                <w:sz w:val="24"/>
                <w:szCs w:val="24"/>
              </w:rPr>
              <w:t>Phát biểu bài toán</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_Toc99052340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7</w:t>
            </w:r>
            <w:r w:rsidR="00DC2773" w:rsidRPr="005370F5">
              <w:rPr>
                <w:rFonts w:ascii="Times New Roman" w:hAnsi="Times New Roman" w:cs="Times New Roman"/>
                <w:noProof/>
                <w:webHidden/>
                <w:sz w:val="24"/>
                <w:szCs w:val="24"/>
              </w:rPr>
              <w:fldChar w:fldCharType="end"/>
            </w:r>
          </w:hyperlink>
        </w:p>
        <w:p w14:paraId="3178A21D" w14:textId="30FF54DF" w:rsidR="00DC2773" w:rsidRPr="005370F5" w:rsidRDefault="009E7C51">
          <w:pPr>
            <w:pStyle w:val="TOC3"/>
            <w:tabs>
              <w:tab w:val="left" w:pos="1100"/>
              <w:tab w:val="right" w:leader="dot" w:pos="9350"/>
            </w:tabs>
            <w:rPr>
              <w:rFonts w:ascii="Times New Roman" w:eastAsiaTheme="minorEastAsia" w:hAnsi="Times New Roman" w:cs="Times New Roman"/>
              <w:noProof/>
              <w:sz w:val="24"/>
              <w:szCs w:val="24"/>
              <w:lang w:val="en-US"/>
            </w:rPr>
          </w:pPr>
          <w:hyperlink w:anchor="_Toc99052341" w:history="1">
            <w:r w:rsidR="00DC2773" w:rsidRPr="005370F5">
              <w:rPr>
                <w:rStyle w:val="Hyperlink"/>
                <w:rFonts w:ascii="Times New Roman" w:hAnsi="Times New Roman" w:cs="Times New Roman"/>
                <w:noProof/>
                <w:sz w:val="24"/>
                <w:szCs w:val="24"/>
              </w:rPr>
              <w:t>2.1</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Sử dụng Excel</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_Toc99052341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7</w:t>
            </w:r>
            <w:r w:rsidR="00DC2773" w:rsidRPr="005370F5">
              <w:rPr>
                <w:rFonts w:ascii="Times New Roman" w:hAnsi="Times New Roman" w:cs="Times New Roman"/>
                <w:noProof/>
                <w:webHidden/>
                <w:sz w:val="24"/>
                <w:szCs w:val="24"/>
              </w:rPr>
              <w:fldChar w:fldCharType="end"/>
            </w:r>
          </w:hyperlink>
        </w:p>
        <w:p w14:paraId="7BF00840" w14:textId="49217489" w:rsidR="00DC2773" w:rsidRPr="005370F5" w:rsidRDefault="009E7C51">
          <w:pPr>
            <w:pStyle w:val="TOC3"/>
            <w:tabs>
              <w:tab w:val="left" w:pos="1100"/>
              <w:tab w:val="right" w:leader="dot" w:pos="9350"/>
            </w:tabs>
            <w:rPr>
              <w:rFonts w:ascii="Times New Roman" w:eastAsiaTheme="minorEastAsia" w:hAnsi="Times New Roman" w:cs="Times New Roman"/>
              <w:noProof/>
              <w:sz w:val="24"/>
              <w:szCs w:val="24"/>
              <w:lang w:val="en-US"/>
            </w:rPr>
          </w:pPr>
          <w:hyperlink w:anchor="_Toc99052342" w:history="1">
            <w:r w:rsidR="00DC2773" w:rsidRPr="005370F5">
              <w:rPr>
                <w:rStyle w:val="Hyperlink"/>
                <w:rFonts w:ascii="Times New Roman" w:hAnsi="Times New Roman" w:cs="Times New Roman"/>
                <w:noProof/>
                <w:sz w:val="24"/>
                <w:szCs w:val="24"/>
              </w:rPr>
              <w:t>2.2</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Sử dụng R</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_Toc99052342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14</w:t>
            </w:r>
            <w:r w:rsidR="00DC2773" w:rsidRPr="005370F5">
              <w:rPr>
                <w:rFonts w:ascii="Times New Roman" w:hAnsi="Times New Roman" w:cs="Times New Roman"/>
                <w:noProof/>
                <w:webHidden/>
                <w:sz w:val="24"/>
                <w:szCs w:val="24"/>
              </w:rPr>
              <w:fldChar w:fldCharType="end"/>
            </w:r>
          </w:hyperlink>
        </w:p>
        <w:p w14:paraId="427977A9" w14:textId="55508D01" w:rsidR="00DC2773" w:rsidRPr="005370F5" w:rsidRDefault="009E7C51">
          <w:pPr>
            <w:pStyle w:val="TOC3"/>
            <w:tabs>
              <w:tab w:val="left" w:pos="1100"/>
              <w:tab w:val="right" w:leader="dot" w:pos="9350"/>
            </w:tabs>
            <w:rPr>
              <w:rFonts w:ascii="Times New Roman" w:eastAsiaTheme="minorEastAsia" w:hAnsi="Times New Roman" w:cs="Times New Roman"/>
              <w:noProof/>
              <w:sz w:val="24"/>
              <w:szCs w:val="24"/>
              <w:lang w:val="en-US"/>
            </w:rPr>
          </w:pPr>
          <w:hyperlink w:anchor="_Toc99052343" w:history="1">
            <w:r w:rsidR="00DC2773" w:rsidRPr="005370F5">
              <w:rPr>
                <w:rStyle w:val="Hyperlink"/>
                <w:rFonts w:ascii="Times New Roman" w:hAnsi="Times New Roman" w:cs="Times New Roman"/>
                <w:noProof/>
                <w:sz w:val="24"/>
                <w:szCs w:val="24"/>
              </w:rPr>
              <w:t>2.3</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Sử dụng Python</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_Toc99052343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16</w:t>
            </w:r>
            <w:r w:rsidR="00DC2773" w:rsidRPr="005370F5">
              <w:rPr>
                <w:rFonts w:ascii="Times New Roman" w:hAnsi="Times New Roman" w:cs="Times New Roman"/>
                <w:noProof/>
                <w:webHidden/>
                <w:sz w:val="24"/>
                <w:szCs w:val="24"/>
              </w:rPr>
              <w:fldChar w:fldCharType="end"/>
            </w:r>
          </w:hyperlink>
        </w:p>
        <w:p w14:paraId="48F06456" w14:textId="64E5AD95" w:rsidR="00DC2773" w:rsidRPr="005370F5" w:rsidRDefault="009E7C51">
          <w:pPr>
            <w:pStyle w:val="TOC2"/>
            <w:tabs>
              <w:tab w:val="left" w:pos="660"/>
              <w:tab w:val="right" w:leader="dot" w:pos="9350"/>
            </w:tabs>
            <w:rPr>
              <w:rFonts w:ascii="Times New Roman" w:eastAsiaTheme="minorEastAsia" w:hAnsi="Times New Roman" w:cs="Times New Roman"/>
              <w:noProof/>
              <w:sz w:val="24"/>
              <w:szCs w:val="24"/>
              <w:lang w:val="en-US"/>
            </w:rPr>
          </w:pPr>
          <w:hyperlink w:anchor="_Toc99052344" w:history="1">
            <w:r w:rsidR="00DC2773" w:rsidRPr="005370F5">
              <w:rPr>
                <w:rStyle w:val="Hyperlink"/>
                <w:rFonts w:ascii="Times New Roman" w:hAnsi="Times New Roman" w:cs="Times New Roman"/>
                <w:noProof/>
                <w:sz w:val="24"/>
                <w:szCs w:val="24"/>
              </w:rPr>
              <w:t>3.</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Energy Drink Survey</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_Toc99052344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17</w:t>
            </w:r>
            <w:r w:rsidR="00DC2773" w:rsidRPr="005370F5">
              <w:rPr>
                <w:rFonts w:ascii="Times New Roman" w:hAnsi="Times New Roman" w:cs="Times New Roman"/>
                <w:noProof/>
                <w:webHidden/>
                <w:sz w:val="24"/>
                <w:szCs w:val="24"/>
              </w:rPr>
              <w:fldChar w:fldCharType="end"/>
            </w:r>
          </w:hyperlink>
        </w:p>
        <w:p w14:paraId="49461E32" w14:textId="206FFDBE" w:rsidR="00DC2773" w:rsidRPr="005370F5" w:rsidRDefault="009E7C51">
          <w:pPr>
            <w:pStyle w:val="TOC3"/>
            <w:tabs>
              <w:tab w:val="right" w:leader="dot" w:pos="9350"/>
            </w:tabs>
            <w:rPr>
              <w:rFonts w:ascii="Times New Roman" w:eastAsiaTheme="minorEastAsia" w:hAnsi="Times New Roman" w:cs="Times New Roman"/>
              <w:noProof/>
              <w:sz w:val="24"/>
              <w:szCs w:val="24"/>
              <w:lang w:val="en-US"/>
            </w:rPr>
          </w:pPr>
          <w:hyperlink w:anchor="_Toc99052345" w:history="1">
            <w:r w:rsidR="00DC2773" w:rsidRPr="005370F5">
              <w:rPr>
                <w:rStyle w:val="Hyperlink"/>
                <w:rFonts w:ascii="Times New Roman" w:hAnsi="Times New Roman" w:cs="Times New Roman"/>
                <w:noProof/>
                <w:sz w:val="24"/>
                <w:szCs w:val="24"/>
              </w:rPr>
              <w:t>Phát biểu bài toán</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_Toc99052345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17</w:t>
            </w:r>
            <w:r w:rsidR="00DC2773" w:rsidRPr="005370F5">
              <w:rPr>
                <w:rFonts w:ascii="Times New Roman" w:hAnsi="Times New Roman" w:cs="Times New Roman"/>
                <w:noProof/>
                <w:webHidden/>
                <w:sz w:val="24"/>
                <w:szCs w:val="24"/>
              </w:rPr>
              <w:fldChar w:fldCharType="end"/>
            </w:r>
          </w:hyperlink>
        </w:p>
        <w:p w14:paraId="22012DAC" w14:textId="139DF78C" w:rsidR="00DC2773" w:rsidRPr="005370F5" w:rsidRDefault="009E7C51">
          <w:pPr>
            <w:pStyle w:val="TOC3"/>
            <w:tabs>
              <w:tab w:val="left" w:pos="1100"/>
              <w:tab w:val="right" w:leader="dot" w:pos="9350"/>
            </w:tabs>
            <w:rPr>
              <w:rFonts w:ascii="Times New Roman" w:eastAsiaTheme="minorEastAsia" w:hAnsi="Times New Roman" w:cs="Times New Roman"/>
              <w:noProof/>
              <w:sz w:val="24"/>
              <w:szCs w:val="24"/>
              <w:lang w:val="en-US"/>
            </w:rPr>
          </w:pPr>
          <w:hyperlink w:anchor="_Toc99052346" w:history="1">
            <w:r w:rsidR="00DC2773" w:rsidRPr="005370F5">
              <w:rPr>
                <w:rStyle w:val="Hyperlink"/>
                <w:rFonts w:ascii="Times New Roman" w:hAnsi="Times New Roman" w:cs="Times New Roman"/>
                <w:noProof/>
                <w:sz w:val="24"/>
                <w:szCs w:val="24"/>
              </w:rPr>
              <w:t>3.1</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Sử dụng Excel</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_Toc99052346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17</w:t>
            </w:r>
            <w:r w:rsidR="00DC2773" w:rsidRPr="005370F5">
              <w:rPr>
                <w:rFonts w:ascii="Times New Roman" w:hAnsi="Times New Roman" w:cs="Times New Roman"/>
                <w:noProof/>
                <w:webHidden/>
                <w:sz w:val="24"/>
                <w:szCs w:val="24"/>
              </w:rPr>
              <w:fldChar w:fldCharType="end"/>
            </w:r>
          </w:hyperlink>
        </w:p>
        <w:p w14:paraId="2241DA3B" w14:textId="5148F49E" w:rsidR="00DC2773" w:rsidRPr="005370F5" w:rsidRDefault="009E7C51">
          <w:pPr>
            <w:pStyle w:val="TOC3"/>
            <w:tabs>
              <w:tab w:val="left" w:pos="1100"/>
              <w:tab w:val="right" w:leader="dot" w:pos="9350"/>
            </w:tabs>
            <w:rPr>
              <w:rFonts w:ascii="Times New Roman" w:eastAsiaTheme="minorEastAsia" w:hAnsi="Times New Roman" w:cs="Times New Roman"/>
              <w:noProof/>
              <w:sz w:val="24"/>
              <w:szCs w:val="24"/>
              <w:lang w:val="en-US"/>
            </w:rPr>
          </w:pPr>
          <w:hyperlink w:anchor="_Toc99052347" w:history="1">
            <w:r w:rsidR="00DC2773" w:rsidRPr="005370F5">
              <w:rPr>
                <w:rStyle w:val="Hyperlink"/>
                <w:rFonts w:ascii="Times New Roman" w:hAnsi="Times New Roman" w:cs="Times New Roman"/>
                <w:noProof/>
                <w:sz w:val="24"/>
                <w:szCs w:val="24"/>
              </w:rPr>
              <w:t>3.2</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Sử dụng R</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_Toc99052347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20</w:t>
            </w:r>
            <w:r w:rsidR="00DC2773" w:rsidRPr="005370F5">
              <w:rPr>
                <w:rFonts w:ascii="Times New Roman" w:hAnsi="Times New Roman" w:cs="Times New Roman"/>
                <w:noProof/>
                <w:webHidden/>
                <w:sz w:val="24"/>
                <w:szCs w:val="24"/>
              </w:rPr>
              <w:fldChar w:fldCharType="end"/>
            </w:r>
          </w:hyperlink>
        </w:p>
        <w:p w14:paraId="535DCC7E" w14:textId="6220AC50" w:rsidR="00DC2773" w:rsidRPr="005370F5" w:rsidRDefault="009E7C51">
          <w:pPr>
            <w:pStyle w:val="TOC3"/>
            <w:tabs>
              <w:tab w:val="left" w:pos="1100"/>
              <w:tab w:val="right" w:leader="dot" w:pos="9350"/>
            </w:tabs>
            <w:rPr>
              <w:rFonts w:ascii="Times New Roman" w:eastAsiaTheme="minorEastAsia" w:hAnsi="Times New Roman" w:cs="Times New Roman"/>
              <w:noProof/>
              <w:sz w:val="24"/>
              <w:szCs w:val="24"/>
              <w:lang w:val="en-US"/>
            </w:rPr>
          </w:pPr>
          <w:hyperlink w:anchor="_Toc99052348" w:history="1">
            <w:r w:rsidR="00DC2773" w:rsidRPr="005370F5">
              <w:rPr>
                <w:rStyle w:val="Hyperlink"/>
                <w:rFonts w:ascii="Times New Roman" w:hAnsi="Times New Roman" w:cs="Times New Roman"/>
                <w:noProof/>
                <w:sz w:val="24"/>
                <w:szCs w:val="24"/>
              </w:rPr>
              <w:t>3.3</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Sử dụng Python</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_Toc99052348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21</w:t>
            </w:r>
            <w:r w:rsidR="00DC2773" w:rsidRPr="005370F5">
              <w:rPr>
                <w:rFonts w:ascii="Times New Roman" w:hAnsi="Times New Roman" w:cs="Times New Roman"/>
                <w:noProof/>
                <w:webHidden/>
                <w:sz w:val="24"/>
                <w:szCs w:val="24"/>
              </w:rPr>
              <w:fldChar w:fldCharType="end"/>
            </w:r>
          </w:hyperlink>
        </w:p>
        <w:p w14:paraId="507AED6A" w14:textId="12061B28" w:rsidR="00DC2773" w:rsidRPr="005370F5" w:rsidRDefault="009E7C51">
          <w:pPr>
            <w:pStyle w:val="TOC2"/>
            <w:tabs>
              <w:tab w:val="left" w:pos="660"/>
              <w:tab w:val="right" w:leader="dot" w:pos="9350"/>
            </w:tabs>
            <w:rPr>
              <w:rFonts w:ascii="Times New Roman" w:eastAsiaTheme="minorEastAsia" w:hAnsi="Times New Roman" w:cs="Times New Roman"/>
              <w:noProof/>
              <w:sz w:val="24"/>
              <w:szCs w:val="24"/>
              <w:lang w:val="en-US"/>
            </w:rPr>
          </w:pPr>
          <w:hyperlink w:anchor="_Toc99052349" w:history="1">
            <w:r w:rsidR="00DC2773" w:rsidRPr="005370F5">
              <w:rPr>
                <w:rStyle w:val="Hyperlink"/>
                <w:rFonts w:ascii="Times New Roman" w:hAnsi="Times New Roman" w:cs="Times New Roman"/>
                <w:noProof/>
                <w:sz w:val="24"/>
                <w:szCs w:val="24"/>
              </w:rPr>
              <w:t>4.</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VIETNAM NATIONAL HIGHSCHOOL EXAM SCORE 2018</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_Toc99052349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21</w:t>
            </w:r>
            <w:r w:rsidR="00DC2773" w:rsidRPr="005370F5">
              <w:rPr>
                <w:rFonts w:ascii="Times New Roman" w:hAnsi="Times New Roman" w:cs="Times New Roman"/>
                <w:noProof/>
                <w:webHidden/>
                <w:sz w:val="24"/>
                <w:szCs w:val="24"/>
              </w:rPr>
              <w:fldChar w:fldCharType="end"/>
            </w:r>
          </w:hyperlink>
        </w:p>
        <w:p w14:paraId="16F2EE13" w14:textId="699B4FE9" w:rsidR="00DC2773" w:rsidRPr="005370F5" w:rsidRDefault="009E7C51">
          <w:pPr>
            <w:pStyle w:val="TOC3"/>
            <w:tabs>
              <w:tab w:val="right" w:leader="dot" w:pos="9350"/>
            </w:tabs>
            <w:rPr>
              <w:rFonts w:ascii="Times New Roman" w:eastAsiaTheme="minorEastAsia" w:hAnsi="Times New Roman" w:cs="Times New Roman"/>
              <w:noProof/>
              <w:sz w:val="24"/>
              <w:szCs w:val="24"/>
              <w:lang w:val="en-US"/>
            </w:rPr>
          </w:pPr>
          <w:hyperlink w:anchor="_Toc99052350" w:history="1">
            <w:r w:rsidR="00DC2773" w:rsidRPr="005370F5">
              <w:rPr>
                <w:rStyle w:val="Hyperlink"/>
                <w:rFonts w:ascii="Times New Roman" w:hAnsi="Times New Roman" w:cs="Times New Roman"/>
                <w:noProof/>
                <w:sz w:val="24"/>
                <w:szCs w:val="24"/>
              </w:rPr>
              <w:t>Phát biểu bài toán</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_Toc99052350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21</w:t>
            </w:r>
            <w:r w:rsidR="00DC2773" w:rsidRPr="005370F5">
              <w:rPr>
                <w:rFonts w:ascii="Times New Roman" w:hAnsi="Times New Roman" w:cs="Times New Roman"/>
                <w:noProof/>
                <w:webHidden/>
                <w:sz w:val="24"/>
                <w:szCs w:val="24"/>
              </w:rPr>
              <w:fldChar w:fldCharType="end"/>
            </w:r>
          </w:hyperlink>
        </w:p>
        <w:p w14:paraId="00A41E55" w14:textId="42588ED1" w:rsidR="00DC2773" w:rsidRPr="005370F5" w:rsidRDefault="009E7C51">
          <w:pPr>
            <w:pStyle w:val="TOC3"/>
            <w:tabs>
              <w:tab w:val="left" w:pos="1100"/>
              <w:tab w:val="right" w:leader="dot" w:pos="9350"/>
            </w:tabs>
            <w:rPr>
              <w:rFonts w:ascii="Times New Roman" w:eastAsiaTheme="minorEastAsia" w:hAnsi="Times New Roman" w:cs="Times New Roman"/>
              <w:noProof/>
              <w:sz w:val="24"/>
              <w:szCs w:val="24"/>
              <w:lang w:val="en-US"/>
            </w:rPr>
          </w:pPr>
          <w:hyperlink w:anchor="_Toc99052351" w:history="1">
            <w:r w:rsidR="00DC2773" w:rsidRPr="005370F5">
              <w:rPr>
                <w:rStyle w:val="Hyperlink"/>
                <w:rFonts w:ascii="Times New Roman" w:hAnsi="Times New Roman" w:cs="Times New Roman"/>
                <w:noProof/>
                <w:sz w:val="24"/>
                <w:szCs w:val="24"/>
              </w:rPr>
              <w:t>4.1</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Sử dụng Excel</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_Toc99052351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21</w:t>
            </w:r>
            <w:r w:rsidR="00DC2773" w:rsidRPr="005370F5">
              <w:rPr>
                <w:rFonts w:ascii="Times New Roman" w:hAnsi="Times New Roman" w:cs="Times New Roman"/>
                <w:noProof/>
                <w:webHidden/>
                <w:sz w:val="24"/>
                <w:szCs w:val="24"/>
              </w:rPr>
              <w:fldChar w:fldCharType="end"/>
            </w:r>
          </w:hyperlink>
        </w:p>
        <w:p w14:paraId="332C44AC" w14:textId="7CCCF688" w:rsidR="00DC2773" w:rsidRPr="005370F5" w:rsidRDefault="009E7C51">
          <w:pPr>
            <w:pStyle w:val="TOC3"/>
            <w:tabs>
              <w:tab w:val="left" w:pos="1100"/>
              <w:tab w:val="right" w:leader="dot" w:pos="9350"/>
            </w:tabs>
            <w:rPr>
              <w:rFonts w:ascii="Times New Roman" w:eastAsiaTheme="minorEastAsia" w:hAnsi="Times New Roman" w:cs="Times New Roman"/>
              <w:noProof/>
              <w:sz w:val="24"/>
              <w:szCs w:val="24"/>
              <w:lang w:val="en-US"/>
            </w:rPr>
          </w:pPr>
          <w:hyperlink w:anchor="_Toc99052352" w:history="1">
            <w:r w:rsidR="00DC2773" w:rsidRPr="005370F5">
              <w:rPr>
                <w:rStyle w:val="Hyperlink"/>
                <w:rFonts w:ascii="Times New Roman" w:hAnsi="Times New Roman" w:cs="Times New Roman"/>
                <w:noProof/>
                <w:sz w:val="24"/>
                <w:szCs w:val="24"/>
              </w:rPr>
              <w:t>4.2</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Sử dụng R</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_Toc99052352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24</w:t>
            </w:r>
            <w:r w:rsidR="00DC2773" w:rsidRPr="005370F5">
              <w:rPr>
                <w:rFonts w:ascii="Times New Roman" w:hAnsi="Times New Roman" w:cs="Times New Roman"/>
                <w:noProof/>
                <w:webHidden/>
                <w:sz w:val="24"/>
                <w:szCs w:val="24"/>
              </w:rPr>
              <w:fldChar w:fldCharType="end"/>
            </w:r>
          </w:hyperlink>
        </w:p>
        <w:p w14:paraId="44535141" w14:textId="3773C58A" w:rsidR="00DC2773" w:rsidRPr="005370F5" w:rsidRDefault="009E7C51">
          <w:pPr>
            <w:pStyle w:val="TOC3"/>
            <w:tabs>
              <w:tab w:val="left" w:pos="1100"/>
              <w:tab w:val="right" w:leader="dot" w:pos="9350"/>
            </w:tabs>
            <w:rPr>
              <w:rFonts w:ascii="Times New Roman" w:eastAsiaTheme="minorEastAsia" w:hAnsi="Times New Roman" w:cs="Times New Roman"/>
              <w:noProof/>
              <w:sz w:val="24"/>
              <w:szCs w:val="24"/>
              <w:lang w:val="en-US"/>
            </w:rPr>
          </w:pPr>
          <w:hyperlink w:anchor="_Toc99052353" w:history="1">
            <w:r w:rsidR="00DC2773" w:rsidRPr="005370F5">
              <w:rPr>
                <w:rStyle w:val="Hyperlink"/>
                <w:rFonts w:ascii="Times New Roman" w:hAnsi="Times New Roman" w:cs="Times New Roman"/>
                <w:noProof/>
                <w:sz w:val="24"/>
                <w:szCs w:val="24"/>
              </w:rPr>
              <w:t>4.3</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Sử dụng Python</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_Toc99052353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26</w:t>
            </w:r>
            <w:r w:rsidR="00DC2773" w:rsidRPr="005370F5">
              <w:rPr>
                <w:rFonts w:ascii="Times New Roman" w:hAnsi="Times New Roman" w:cs="Times New Roman"/>
                <w:noProof/>
                <w:webHidden/>
                <w:sz w:val="24"/>
                <w:szCs w:val="24"/>
              </w:rPr>
              <w:fldChar w:fldCharType="end"/>
            </w:r>
          </w:hyperlink>
        </w:p>
        <w:p w14:paraId="4B60F6A1" w14:textId="739AF658" w:rsidR="00DC2773" w:rsidRPr="005370F5" w:rsidRDefault="009E7C51">
          <w:pPr>
            <w:pStyle w:val="TOC2"/>
            <w:tabs>
              <w:tab w:val="left" w:pos="660"/>
              <w:tab w:val="right" w:leader="dot" w:pos="9350"/>
            </w:tabs>
            <w:rPr>
              <w:rFonts w:ascii="Times New Roman" w:eastAsiaTheme="minorEastAsia" w:hAnsi="Times New Roman" w:cs="Times New Roman"/>
              <w:noProof/>
              <w:sz w:val="24"/>
              <w:szCs w:val="24"/>
              <w:lang w:val="en-US"/>
            </w:rPr>
          </w:pPr>
          <w:hyperlink w:anchor="_Toc99052354" w:history="1">
            <w:r w:rsidR="00DC2773" w:rsidRPr="005370F5">
              <w:rPr>
                <w:rStyle w:val="Hyperlink"/>
                <w:rFonts w:ascii="Times New Roman" w:hAnsi="Times New Roman" w:cs="Times New Roman"/>
                <w:noProof/>
                <w:sz w:val="24"/>
                <w:szCs w:val="24"/>
              </w:rPr>
              <w:t>5.</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TITANIC</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_Toc99052354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26</w:t>
            </w:r>
            <w:r w:rsidR="00DC2773" w:rsidRPr="005370F5">
              <w:rPr>
                <w:rFonts w:ascii="Times New Roman" w:hAnsi="Times New Roman" w:cs="Times New Roman"/>
                <w:noProof/>
                <w:webHidden/>
                <w:sz w:val="24"/>
                <w:szCs w:val="24"/>
              </w:rPr>
              <w:fldChar w:fldCharType="end"/>
            </w:r>
          </w:hyperlink>
        </w:p>
        <w:p w14:paraId="61E24FB5" w14:textId="01DE1F5C" w:rsidR="00DC2773" w:rsidRPr="005370F5" w:rsidRDefault="009E7C51">
          <w:pPr>
            <w:pStyle w:val="TOC3"/>
            <w:tabs>
              <w:tab w:val="right" w:leader="dot" w:pos="9350"/>
            </w:tabs>
            <w:rPr>
              <w:rFonts w:ascii="Times New Roman" w:eastAsiaTheme="minorEastAsia" w:hAnsi="Times New Roman" w:cs="Times New Roman"/>
              <w:noProof/>
              <w:sz w:val="24"/>
              <w:szCs w:val="24"/>
              <w:lang w:val="en-US"/>
            </w:rPr>
          </w:pPr>
          <w:hyperlink w:anchor="_Toc99052355" w:history="1">
            <w:r w:rsidR="00DC2773" w:rsidRPr="005370F5">
              <w:rPr>
                <w:rStyle w:val="Hyperlink"/>
                <w:rFonts w:ascii="Times New Roman" w:hAnsi="Times New Roman" w:cs="Times New Roman"/>
                <w:noProof/>
                <w:sz w:val="24"/>
                <w:szCs w:val="24"/>
              </w:rPr>
              <w:t>Phát biểu bài toán</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_Toc99052355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26</w:t>
            </w:r>
            <w:r w:rsidR="00DC2773" w:rsidRPr="005370F5">
              <w:rPr>
                <w:rFonts w:ascii="Times New Roman" w:hAnsi="Times New Roman" w:cs="Times New Roman"/>
                <w:noProof/>
                <w:webHidden/>
                <w:sz w:val="24"/>
                <w:szCs w:val="24"/>
              </w:rPr>
              <w:fldChar w:fldCharType="end"/>
            </w:r>
          </w:hyperlink>
        </w:p>
        <w:p w14:paraId="4218CF0F" w14:textId="25FB9C92" w:rsidR="00DC2773" w:rsidRPr="005370F5" w:rsidRDefault="009E7C51">
          <w:pPr>
            <w:pStyle w:val="TOC3"/>
            <w:tabs>
              <w:tab w:val="left" w:pos="1100"/>
              <w:tab w:val="right" w:leader="dot" w:pos="9350"/>
            </w:tabs>
            <w:rPr>
              <w:rFonts w:ascii="Times New Roman" w:eastAsiaTheme="minorEastAsia" w:hAnsi="Times New Roman" w:cs="Times New Roman"/>
              <w:noProof/>
              <w:sz w:val="24"/>
              <w:szCs w:val="24"/>
              <w:lang w:val="en-US"/>
            </w:rPr>
          </w:pPr>
          <w:hyperlink w:anchor="_Toc99052356" w:history="1">
            <w:r w:rsidR="00DC2773" w:rsidRPr="005370F5">
              <w:rPr>
                <w:rStyle w:val="Hyperlink"/>
                <w:rFonts w:ascii="Times New Roman" w:hAnsi="Times New Roman" w:cs="Times New Roman"/>
                <w:noProof/>
                <w:sz w:val="24"/>
                <w:szCs w:val="24"/>
              </w:rPr>
              <w:t>5.1</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Sử dụng Excel</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_Toc99052356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27</w:t>
            </w:r>
            <w:r w:rsidR="00DC2773" w:rsidRPr="005370F5">
              <w:rPr>
                <w:rFonts w:ascii="Times New Roman" w:hAnsi="Times New Roman" w:cs="Times New Roman"/>
                <w:noProof/>
                <w:webHidden/>
                <w:sz w:val="24"/>
                <w:szCs w:val="24"/>
              </w:rPr>
              <w:fldChar w:fldCharType="end"/>
            </w:r>
          </w:hyperlink>
        </w:p>
        <w:p w14:paraId="4CCC5966" w14:textId="4400B1FF" w:rsidR="00DC2773" w:rsidRPr="005370F5" w:rsidRDefault="009E7C51">
          <w:pPr>
            <w:pStyle w:val="TOC3"/>
            <w:tabs>
              <w:tab w:val="left" w:pos="1100"/>
              <w:tab w:val="right" w:leader="dot" w:pos="9350"/>
            </w:tabs>
            <w:rPr>
              <w:rFonts w:ascii="Times New Roman" w:eastAsiaTheme="minorEastAsia" w:hAnsi="Times New Roman" w:cs="Times New Roman"/>
              <w:noProof/>
              <w:sz w:val="24"/>
              <w:szCs w:val="24"/>
              <w:lang w:val="en-US"/>
            </w:rPr>
          </w:pPr>
          <w:hyperlink w:anchor="_Toc99052357" w:history="1">
            <w:r w:rsidR="00DC2773" w:rsidRPr="005370F5">
              <w:rPr>
                <w:rStyle w:val="Hyperlink"/>
                <w:rFonts w:ascii="Times New Roman" w:hAnsi="Times New Roman" w:cs="Times New Roman"/>
                <w:noProof/>
                <w:sz w:val="24"/>
                <w:szCs w:val="24"/>
              </w:rPr>
              <w:t>5.2</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Sử dụng R</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_Toc99052357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29</w:t>
            </w:r>
            <w:r w:rsidR="00DC2773" w:rsidRPr="005370F5">
              <w:rPr>
                <w:rFonts w:ascii="Times New Roman" w:hAnsi="Times New Roman" w:cs="Times New Roman"/>
                <w:noProof/>
                <w:webHidden/>
                <w:sz w:val="24"/>
                <w:szCs w:val="24"/>
              </w:rPr>
              <w:fldChar w:fldCharType="end"/>
            </w:r>
          </w:hyperlink>
        </w:p>
        <w:p w14:paraId="568E8DEC" w14:textId="37B0A52C" w:rsidR="00DC2773" w:rsidRPr="005370F5" w:rsidRDefault="009E7C51">
          <w:pPr>
            <w:pStyle w:val="TOC3"/>
            <w:tabs>
              <w:tab w:val="left" w:pos="1100"/>
              <w:tab w:val="right" w:leader="dot" w:pos="9350"/>
            </w:tabs>
            <w:rPr>
              <w:rFonts w:ascii="Times New Roman" w:eastAsiaTheme="minorEastAsia" w:hAnsi="Times New Roman" w:cs="Times New Roman"/>
              <w:noProof/>
              <w:sz w:val="24"/>
              <w:szCs w:val="24"/>
              <w:lang w:val="en-US"/>
            </w:rPr>
          </w:pPr>
          <w:hyperlink w:anchor="_Toc99052358" w:history="1">
            <w:r w:rsidR="00DC2773" w:rsidRPr="005370F5">
              <w:rPr>
                <w:rStyle w:val="Hyperlink"/>
                <w:rFonts w:ascii="Times New Roman" w:hAnsi="Times New Roman" w:cs="Times New Roman"/>
                <w:noProof/>
                <w:sz w:val="24"/>
                <w:szCs w:val="24"/>
              </w:rPr>
              <w:t>5.3</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Sử dụng Python</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_Toc99052358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30</w:t>
            </w:r>
            <w:r w:rsidR="00DC2773" w:rsidRPr="005370F5">
              <w:rPr>
                <w:rFonts w:ascii="Times New Roman" w:hAnsi="Times New Roman" w:cs="Times New Roman"/>
                <w:noProof/>
                <w:webHidden/>
                <w:sz w:val="24"/>
                <w:szCs w:val="24"/>
              </w:rPr>
              <w:fldChar w:fldCharType="end"/>
            </w:r>
          </w:hyperlink>
        </w:p>
        <w:p w14:paraId="35E777D8" w14:textId="416F0E55" w:rsidR="00DC2773" w:rsidRPr="005370F5" w:rsidRDefault="009E7C51">
          <w:pPr>
            <w:pStyle w:val="TOC2"/>
            <w:tabs>
              <w:tab w:val="left" w:pos="660"/>
              <w:tab w:val="right" w:leader="dot" w:pos="9350"/>
            </w:tabs>
            <w:rPr>
              <w:rFonts w:ascii="Times New Roman" w:eastAsiaTheme="minorEastAsia" w:hAnsi="Times New Roman" w:cs="Times New Roman"/>
              <w:noProof/>
              <w:sz w:val="24"/>
              <w:szCs w:val="24"/>
              <w:lang w:val="en-US"/>
            </w:rPr>
          </w:pPr>
          <w:hyperlink w:anchor="_Toc99052359" w:history="1">
            <w:r w:rsidR="00DC2773" w:rsidRPr="005370F5">
              <w:rPr>
                <w:rStyle w:val="Hyperlink"/>
                <w:rFonts w:ascii="Times New Roman" w:hAnsi="Times New Roman" w:cs="Times New Roman"/>
                <w:noProof/>
                <w:sz w:val="24"/>
                <w:szCs w:val="24"/>
              </w:rPr>
              <w:t>6.</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VN_housing_dataset</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_Toc99052359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30</w:t>
            </w:r>
            <w:r w:rsidR="00DC2773" w:rsidRPr="005370F5">
              <w:rPr>
                <w:rFonts w:ascii="Times New Roman" w:hAnsi="Times New Roman" w:cs="Times New Roman"/>
                <w:noProof/>
                <w:webHidden/>
                <w:sz w:val="24"/>
                <w:szCs w:val="24"/>
              </w:rPr>
              <w:fldChar w:fldCharType="end"/>
            </w:r>
          </w:hyperlink>
        </w:p>
        <w:p w14:paraId="0BED5C88" w14:textId="0B52923F" w:rsidR="00DC2773" w:rsidRPr="005370F5" w:rsidRDefault="009E7C51">
          <w:pPr>
            <w:pStyle w:val="TOC3"/>
            <w:tabs>
              <w:tab w:val="right" w:leader="dot" w:pos="9350"/>
            </w:tabs>
            <w:rPr>
              <w:rFonts w:ascii="Times New Roman" w:eastAsiaTheme="minorEastAsia" w:hAnsi="Times New Roman" w:cs="Times New Roman"/>
              <w:noProof/>
              <w:sz w:val="24"/>
              <w:szCs w:val="24"/>
              <w:lang w:val="en-US"/>
            </w:rPr>
          </w:pPr>
          <w:hyperlink w:anchor="_Toc99052360" w:history="1">
            <w:r w:rsidR="00DC2773" w:rsidRPr="005370F5">
              <w:rPr>
                <w:rStyle w:val="Hyperlink"/>
                <w:rFonts w:ascii="Times New Roman" w:hAnsi="Times New Roman" w:cs="Times New Roman"/>
                <w:noProof/>
                <w:sz w:val="24"/>
                <w:szCs w:val="24"/>
                <w:lang w:val="en-US"/>
              </w:rPr>
              <w:t>Phát biểu bài toán</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_Toc99052360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30</w:t>
            </w:r>
            <w:r w:rsidR="00DC2773" w:rsidRPr="005370F5">
              <w:rPr>
                <w:rFonts w:ascii="Times New Roman" w:hAnsi="Times New Roman" w:cs="Times New Roman"/>
                <w:noProof/>
                <w:webHidden/>
                <w:sz w:val="24"/>
                <w:szCs w:val="24"/>
              </w:rPr>
              <w:fldChar w:fldCharType="end"/>
            </w:r>
          </w:hyperlink>
        </w:p>
        <w:p w14:paraId="2C0396B0" w14:textId="37AE15BA" w:rsidR="00DC2773" w:rsidRPr="005370F5" w:rsidRDefault="009E7C51">
          <w:pPr>
            <w:pStyle w:val="TOC3"/>
            <w:tabs>
              <w:tab w:val="left" w:pos="1100"/>
              <w:tab w:val="right" w:leader="dot" w:pos="9350"/>
            </w:tabs>
            <w:rPr>
              <w:rFonts w:ascii="Times New Roman" w:eastAsiaTheme="minorEastAsia" w:hAnsi="Times New Roman" w:cs="Times New Roman"/>
              <w:noProof/>
              <w:sz w:val="24"/>
              <w:szCs w:val="24"/>
              <w:lang w:val="en-US"/>
            </w:rPr>
          </w:pPr>
          <w:hyperlink w:anchor="_Toc99052361" w:history="1">
            <w:r w:rsidR="00DC2773" w:rsidRPr="005370F5">
              <w:rPr>
                <w:rStyle w:val="Hyperlink"/>
                <w:rFonts w:ascii="Times New Roman" w:hAnsi="Times New Roman" w:cs="Times New Roman"/>
                <w:noProof/>
                <w:sz w:val="24"/>
                <w:szCs w:val="24"/>
              </w:rPr>
              <w:t>6.1</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Sử dụng Excel</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_Toc99052361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31</w:t>
            </w:r>
            <w:r w:rsidR="00DC2773" w:rsidRPr="005370F5">
              <w:rPr>
                <w:rFonts w:ascii="Times New Roman" w:hAnsi="Times New Roman" w:cs="Times New Roman"/>
                <w:noProof/>
                <w:webHidden/>
                <w:sz w:val="24"/>
                <w:szCs w:val="24"/>
              </w:rPr>
              <w:fldChar w:fldCharType="end"/>
            </w:r>
          </w:hyperlink>
        </w:p>
        <w:p w14:paraId="20B8AA24" w14:textId="3315C6DD" w:rsidR="00DC2773" w:rsidRPr="005370F5" w:rsidRDefault="009E7C51">
          <w:pPr>
            <w:pStyle w:val="TOC3"/>
            <w:tabs>
              <w:tab w:val="left" w:pos="1100"/>
              <w:tab w:val="right" w:leader="dot" w:pos="9350"/>
            </w:tabs>
            <w:rPr>
              <w:rFonts w:ascii="Times New Roman" w:eastAsiaTheme="minorEastAsia" w:hAnsi="Times New Roman" w:cs="Times New Roman"/>
              <w:noProof/>
              <w:sz w:val="24"/>
              <w:szCs w:val="24"/>
              <w:lang w:val="en-US"/>
            </w:rPr>
          </w:pPr>
          <w:hyperlink w:anchor="_Toc99052362" w:history="1">
            <w:r w:rsidR="00DC2773" w:rsidRPr="005370F5">
              <w:rPr>
                <w:rStyle w:val="Hyperlink"/>
                <w:rFonts w:ascii="Times New Roman" w:hAnsi="Times New Roman" w:cs="Times New Roman"/>
                <w:noProof/>
                <w:sz w:val="24"/>
                <w:szCs w:val="24"/>
              </w:rPr>
              <w:t>6.2</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Sử dụng R</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_Toc99052362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32</w:t>
            </w:r>
            <w:r w:rsidR="00DC2773" w:rsidRPr="005370F5">
              <w:rPr>
                <w:rFonts w:ascii="Times New Roman" w:hAnsi="Times New Roman" w:cs="Times New Roman"/>
                <w:noProof/>
                <w:webHidden/>
                <w:sz w:val="24"/>
                <w:szCs w:val="24"/>
              </w:rPr>
              <w:fldChar w:fldCharType="end"/>
            </w:r>
          </w:hyperlink>
        </w:p>
        <w:p w14:paraId="6763F680" w14:textId="262E7CC0" w:rsidR="00DC2773" w:rsidRPr="005370F5" w:rsidRDefault="009E7C51">
          <w:pPr>
            <w:pStyle w:val="TOC3"/>
            <w:tabs>
              <w:tab w:val="left" w:pos="1100"/>
              <w:tab w:val="right" w:leader="dot" w:pos="9350"/>
            </w:tabs>
            <w:rPr>
              <w:rFonts w:ascii="Times New Roman" w:eastAsiaTheme="minorEastAsia" w:hAnsi="Times New Roman" w:cs="Times New Roman"/>
              <w:noProof/>
              <w:sz w:val="24"/>
              <w:szCs w:val="24"/>
              <w:lang w:val="en-US"/>
            </w:rPr>
          </w:pPr>
          <w:hyperlink w:anchor="_Toc99052363" w:history="1">
            <w:r w:rsidR="00DC2773" w:rsidRPr="005370F5">
              <w:rPr>
                <w:rStyle w:val="Hyperlink"/>
                <w:rFonts w:ascii="Times New Roman" w:hAnsi="Times New Roman" w:cs="Times New Roman"/>
                <w:noProof/>
                <w:sz w:val="24"/>
                <w:szCs w:val="24"/>
              </w:rPr>
              <w:t>6.3</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Sử dụng Python</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_Toc99052363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34</w:t>
            </w:r>
            <w:r w:rsidR="00DC2773" w:rsidRPr="005370F5">
              <w:rPr>
                <w:rFonts w:ascii="Times New Roman" w:hAnsi="Times New Roman" w:cs="Times New Roman"/>
                <w:noProof/>
                <w:webHidden/>
                <w:sz w:val="24"/>
                <w:szCs w:val="24"/>
              </w:rPr>
              <w:fldChar w:fldCharType="end"/>
            </w:r>
          </w:hyperlink>
        </w:p>
        <w:p w14:paraId="00F47B06" w14:textId="5F8693B6" w:rsidR="00DC2773" w:rsidRPr="005370F5" w:rsidRDefault="009E7C51">
          <w:pPr>
            <w:pStyle w:val="TOC1"/>
            <w:tabs>
              <w:tab w:val="left" w:pos="660"/>
              <w:tab w:val="right" w:leader="dot" w:pos="9350"/>
            </w:tabs>
            <w:rPr>
              <w:rFonts w:ascii="Times New Roman" w:eastAsiaTheme="minorEastAsia" w:hAnsi="Times New Roman" w:cs="Times New Roman"/>
              <w:noProof/>
              <w:sz w:val="24"/>
              <w:szCs w:val="24"/>
              <w:lang w:val="en-US"/>
            </w:rPr>
          </w:pPr>
          <w:hyperlink w:anchor="_Toc99052364" w:history="1">
            <w:r w:rsidR="00DC2773" w:rsidRPr="005370F5">
              <w:rPr>
                <w:rStyle w:val="Hyperlink"/>
                <w:rFonts w:ascii="Times New Roman" w:hAnsi="Times New Roman" w:cs="Times New Roman"/>
                <w:noProof/>
                <w:sz w:val="24"/>
                <w:szCs w:val="24"/>
              </w:rPr>
              <w:t>II.</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Bảng phân công công việc</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_Toc99052364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35</w:t>
            </w:r>
            <w:r w:rsidR="00DC2773" w:rsidRPr="005370F5">
              <w:rPr>
                <w:rFonts w:ascii="Times New Roman" w:hAnsi="Times New Roman" w:cs="Times New Roman"/>
                <w:noProof/>
                <w:webHidden/>
                <w:sz w:val="24"/>
                <w:szCs w:val="24"/>
              </w:rPr>
              <w:fldChar w:fldCharType="end"/>
            </w:r>
          </w:hyperlink>
        </w:p>
        <w:p w14:paraId="3E204595" w14:textId="0E94776D" w:rsidR="00DC2773" w:rsidRPr="005370F5" w:rsidRDefault="009E7C51">
          <w:pPr>
            <w:pStyle w:val="TOC1"/>
            <w:tabs>
              <w:tab w:val="left" w:pos="660"/>
              <w:tab w:val="right" w:leader="dot" w:pos="9350"/>
            </w:tabs>
            <w:rPr>
              <w:rFonts w:eastAsiaTheme="minorEastAsia"/>
              <w:noProof/>
              <w:lang w:val="en-US"/>
            </w:rPr>
          </w:pPr>
          <w:hyperlink w:anchor="_Toc99052365" w:history="1">
            <w:r w:rsidR="00DC2773" w:rsidRPr="005370F5">
              <w:rPr>
                <w:rStyle w:val="Hyperlink"/>
                <w:rFonts w:ascii="Times New Roman" w:hAnsi="Times New Roman" w:cs="Times New Roman"/>
                <w:noProof/>
                <w:sz w:val="24"/>
                <w:szCs w:val="24"/>
              </w:rPr>
              <w:t>III.</w:t>
            </w:r>
            <w:r w:rsidR="00DC2773" w:rsidRPr="005370F5">
              <w:rPr>
                <w:rFonts w:ascii="Times New Roman" w:eastAsiaTheme="minorEastAsia" w:hAnsi="Times New Roman" w:cs="Times New Roman"/>
                <w:noProof/>
                <w:sz w:val="24"/>
                <w:szCs w:val="24"/>
                <w:lang w:val="en-US"/>
              </w:rPr>
              <w:tab/>
            </w:r>
            <w:r w:rsidR="00DC2773" w:rsidRPr="005370F5">
              <w:rPr>
                <w:rStyle w:val="Hyperlink"/>
                <w:rFonts w:ascii="Times New Roman" w:hAnsi="Times New Roman" w:cs="Times New Roman"/>
                <w:noProof/>
                <w:sz w:val="24"/>
                <w:szCs w:val="24"/>
              </w:rPr>
              <w:t>Tài liệu tham khảo</w:t>
            </w:r>
            <w:r w:rsidR="00DC2773" w:rsidRPr="005370F5">
              <w:rPr>
                <w:rFonts w:ascii="Times New Roman" w:hAnsi="Times New Roman" w:cs="Times New Roman"/>
                <w:noProof/>
                <w:webHidden/>
                <w:sz w:val="24"/>
                <w:szCs w:val="24"/>
              </w:rPr>
              <w:tab/>
            </w:r>
            <w:r w:rsidR="00DC2773" w:rsidRPr="005370F5">
              <w:rPr>
                <w:rFonts w:ascii="Times New Roman" w:hAnsi="Times New Roman" w:cs="Times New Roman"/>
                <w:noProof/>
                <w:webHidden/>
                <w:sz w:val="24"/>
                <w:szCs w:val="24"/>
              </w:rPr>
              <w:fldChar w:fldCharType="begin"/>
            </w:r>
            <w:r w:rsidR="00DC2773" w:rsidRPr="005370F5">
              <w:rPr>
                <w:rFonts w:ascii="Times New Roman" w:hAnsi="Times New Roman" w:cs="Times New Roman"/>
                <w:noProof/>
                <w:webHidden/>
                <w:sz w:val="24"/>
                <w:szCs w:val="24"/>
              </w:rPr>
              <w:instrText xml:space="preserve"> PAGEREF _Toc99052365 \h </w:instrText>
            </w:r>
            <w:r w:rsidR="00DC2773" w:rsidRPr="005370F5">
              <w:rPr>
                <w:rFonts w:ascii="Times New Roman" w:hAnsi="Times New Roman" w:cs="Times New Roman"/>
                <w:noProof/>
                <w:webHidden/>
                <w:sz w:val="24"/>
                <w:szCs w:val="24"/>
              </w:rPr>
            </w:r>
            <w:r w:rsidR="00DC2773" w:rsidRPr="005370F5">
              <w:rPr>
                <w:rFonts w:ascii="Times New Roman" w:hAnsi="Times New Roman" w:cs="Times New Roman"/>
                <w:noProof/>
                <w:webHidden/>
                <w:sz w:val="24"/>
                <w:szCs w:val="24"/>
              </w:rPr>
              <w:fldChar w:fldCharType="separate"/>
            </w:r>
            <w:r w:rsidR="00DC2773" w:rsidRPr="005370F5">
              <w:rPr>
                <w:rFonts w:ascii="Times New Roman" w:hAnsi="Times New Roman" w:cs="Times New Roman"/>
                <w:noProof/>
                <w:webHidden/>
                <w:sz w:val="24"/>
                <w:szCs w:val="24"/>
              </w:rPr>
              <w:t>35</w:t>
            </w:r>
            <w:r w:rsidR="00DC2773" w:rsidRPr="005370F5">
              <w:rPr>
                <w:rFonts w:ascii="Times New Roman" w:hAnsi="Times New Roman" w:cs="Times New Roman"/>
                <w:noProof/>
                <w:webHidden/>
                <w:sz w:val="24"/>
                <w:szCs w:val="24"/>
              </w:rPr>
              <w:fldChar w:fldCharType="end"/>
            </w:r>
          </w:hyperlink>
        </w:p>
        <w:p w14:paraId="7C435D6E" w14:textId="771A4C01" w:rsidR="00773A9F" w:rsidRDefault="00654E08" w:rsidP="00773A9F">
          <w:pPr>
            <w:spacing w:line="360" w:lineRule="auto"/>
            <w:rPr>
              <w:rFonts w:ascii="Times New Roman" w:hAnsi="Times New Roman" w:cs="Times New Roman"/>
              <w:sz w:val="26"/>
              <w:szCs w:val="26"/>
            </w:rPr>
          </w:pPr>
          <w:r w:rsidRPr="00F66E46">
            <w:rPr>
              <w:rFonts w:ascii="Times New Roman" w:hAnsi="Times New Roman" w:cs="Times New Roman"/>
              <w:sz w:val="26"/>
              <w:szCs w:val="26"/>
            </w:rPr>
            <w:fldChar w:fldCharType="end"/>
          </w:r>
        </w:p>
        <w:p w14:paraId="6D4501AD" w14:textId="2C6F12ED" w:rsidR="00773A9F" w:rsidRPr="00DC2773" w:rsidRDefault="009E7C51" w:rsidP="00DC2773">
          <w:pPr>
            <w:spacing w:line="259" w:lineRule="auto"/>
          </w:pPr>
        </w:p>
      </w:sdtContent>
    </w:sdt>
    <w:bookmarkStart w:id="2" w:name="_Toc35638494" w:displacedByCustomXml="prev"/>
    <w:p w14:paraId="26A304B9" w14:textId="78AF0E32" w:rsidR="007F411F" w:rsidRPr="007F411F" w:rsidRDefault="001D042C" w:rsidP="007F411F">
      <w:pPr>
        <w:pStyle w:val="ListParagraph"/>
        <w:numPr>
          <w:ilvl w:val="0"/>
          <w:numId w:val="1"/>
        </w:numPr>
        <w:spacing w:line="360" w:lineRule="auto"/>
        <w:ind w:left="180" w:hanging="180"/>
        <w:outlineLvl w:val="0"/>
        <w:rPr>
          <w:rFonts w:ascii="Times New Roman" w:hAnsi="Times New Roman" w:cs="Times New Roman"/>
          <w:b/>
          <w:bCs/>
          <w:color w:val="4472C4" w:themeColor="accent1"/>
          <w:sz w:val="32"/>
          <w:szCs w:val="32"/>
        </w:rPr>
      </w:pPr>
      <w:bookmarkStart w:id="3" w:name="_Toc99052337"/>
      <w:proofErr w:type="spellStart"/>
      <w:r>
        <w:rPr>
          <w:rFonts w:ascii="Times New Roman" w:hAnsi="Times New Roman" w:cs="Times New Roman"/>
          <w:b/>
          <w:bCs/>
          <w:color w:val="4472C4" w:themeColor="accent1"/>
          <w:sz w:val="32"/>
          <w:szCs w:val="32"/>
        </w:rPr>
        <w:lastRenderedPageBreak/>
        <w:t>T</w:t>
      </w:r>
      <w:r w:rsidR="006F0BF3" w:rsidRPr="00654E08">
        <w:rPr>
          <w:rFonts w:ascii="Times New Roman" w:hAnsi="Times New Roman" w:cs="Times New Roman"/>
          <w:b/>
          <w:bCs/>
          <w:color w:val="4472C4" w:themeColor="accent1"/>
          <w:sz w:val="32"/>
          <w:szCs w:val="32"/>
        </w:rPr>
        <w:t>hực</w:t>
      </w:r>
      <w:proofErr w:type="spellEnd"/>
      <w:r w:rsidR="006F0BF3" w:rsidRPr="00654E08">
        <w:rPr>
          <w:rFonts w:ascii="Times New Roman" w:hAnsi="Times New Roman" w:cs="Times New Roman"/>
          <w:b/>
          <w:bCs/>
          <w:color w:val="4472C4" w:themeColor="accent1"/>
          <w:sz w:val="32"/>
          <w:szCs w:val="32"/>
        </w:rPr>
        <w:t xml:space="preserve"> </w:t>
      </w:r>
      <w:proofErr w:type="spellStart"/>
      <w:r w:rsidR="006F0BF3" w:rsidRPr="00654E08">
        <w:rPr>
          <w:rFonts w:ascii="Times New Roman" w:hAnsi="Times New Roman" w:cs="Times New Roman"/>
          <w:b/>
          <w:bCs/>
          <w:color w:val="4472C4" w:themeColor="accent1"/>
          <w:sz w:val="32"/>
          <w:szCs w:val="32"/>
        </w:rPr>
        <w:t>hiện</w:t>
      </w:r>
      <w:bookmarkEnd w:id="2"/>
      <w:proofErr w:type="spellEnd"/>
      <w:r w:rsidR="0079574E">
        <w:rPr>
          <w:rFonts w:ascii="Times New Roman" w:hAnsi="Times New Roman" w:cs="Times New Roman"/>
          <w:b/>
          <w:bCs/>
          <w:color w:val="4472C4" w:themeColor="accent1"/>
          <w:sz w:val="32"/>
          <w:szCs w:val="32"/>
        </w:rPr>
        <w:t xml:space="preserve"> </w:t>
      </w:r>
      <w:proofErr w:type="spellStart"/>
      <w:r w:rsidR="0079574E">
        <w:rPr>
          <w:rFonts w:ascii="Times New Roman" w:hAnsi="Times New Roman" w:cs="Times New Roman"/>
          <w:b/>
          <w:bCs/>
          <w:color w:val="4472C4" w:themeColor="accent1"/>
          <w:sz w:val="32"/>
          <w:szCs w:val="32"/>
        </w:rPr>
        <w:t>bài</w:t>
      </w:r>
      <w:proofErr w:type="spellEnd"/>
      <w:r w:rsidR="0079574E">
        <w:rPr>
          <w:rFonts w:ascii="Times New Roman" w:hAnsi="Times New Roman" w:cs="Times New Roman"/>
          <w:b/>
          <w:bCs/>
          <w:color w:val="4472C4" w:themeColor="accent1"/>
          <w:sz w:val="32"/>
          <w:szCs w:val="32"/>
        </w:rPr>
        <w:t xml:space="preserve"> </w:t>
      </w:r>
      <w:proofErr w:type="spellStart"/>
      <w:r w:rsidR="0079574E">
        <w:rPr>
          <w:rFonts w:ascii="Times New Roman" w:hAnsi="Times New Roman" w:cs="Times New Roman"/>
          <w:b/>
          <w:bCs/>
          <w:color w:val="4472C4" w:themeColor="accent1"/>
          <w:sz w:val="32"/>
          <w:szCs w:val="32"/>
        </w:rPr>
        <w:t>tập</w:t>
      </w:r>
      <w:proofErr w:type="spellEnd"/>
      <w:r w:rsidR="0079574E">
        <w:rPr>
          <w:rFonts w:ascii="Times New Roman" w:hAnsi="Times New Roman" w:cs="Times New Roman"/>
          <w:b/>
          <w:bCs/>
          <w:color w:val="4472C4" w:themeColor="accent1"/>
          <w:sz w:val="32"/>
          <w:szCs w:val="32"/>
        </w:rPr>
        <w:t xml:space="preserve"> </w:t>
      </w:r>
      <w:r w:rsidR="0087397F">
        <w:rPr>
          <w:rFonts w:ascii="Times New Roman" w:hAnsi="Times New Roman" w:cs="Times New Roman"/>
          <w:b/>
          <w:bCs/>
          <w:color w:val="4472C4" w:themeColor="accent1"/>
          <w:sz w:val="32"/>
          <w:szCs w:val="32"/>
        </w:rPr>
        <w:t>1(a, b)</w:t>
      </w:r>
      <w:bookmarkEnd w:id="3"/>
    </w:p>
    <w:p w14:paraId="0D77D411" w14:textId="6CD9A033" w:rsidR="00595D75" w:rsidRPr="00595D75" w:rsidRDefault="00595D75" w:rsidP="009E7C51">
      <w:pPr>
        <w:pStyle w:val="ListParagraph"/>
        <w:numPr>
          <w:ilvl w:val="0"/>
          <w:numId w:val="2"/>
        </w:numPr>
        <w:spacing w:line="360" w:lineRule="auto"/>
        <w:ind w:left="360"/>
        <w:outlineLvl w:val="1"/>
        <w:rPr>
          <w:rFonts w:ascii="Times New Roman" w:hAnsi="Times New Roman" w:cs="Times New Roman"/>
          <w:b/>
          <w:bCs/>
          <w:color w:val="4472C4" w:themeColor="accent1"/>
          <w:sz w:val="30"/>
          <w:szCs w:val="30"/>
        </w:rPr>
      </w:pPr>
      <w:bookmarkStart w:id="4" w:name="_Toc99052338"/>
      <w:proofErr w:type="spellStart"/>
      <w:r>
        <w:rPr>
          <w:rFonts w:ascii="Times New Roman" w:hAnsi="Times New Roman" w:cs="Times New Roman"/>
          <w:b/>
          <w:bCs/>
          <w:color w:val="4472C4" w:themeColor="accent1"/>
          <w:sz w:val="30"/>
          <w:szCs w:val="30"/>
        </w:rPr>
        <w:t>Kiểm</w:t>
      </w:r>
      <w:proofErr w:type="spellEnd"/>
      <w:r>
        <w:rPr>
          <w:rFonts w:ascii="Times New Roman" w:hAnsi="Times New Roman" w:cs="Times New Roman"/>
          <w:b/>
          <w:bCs/>
          <w:color w:val="4472C4" w:themeColor="accent1"/>
          <w:sz w:val="30"/>
          <w:szCs w:val="30"/>
          <w:lang w:val="vi-VN"/>
        </w:rPr>
        <w:t xml:space="preserve"> định Levene và Turkey</w:t>
      </w:r>
      <w:bookmarkEnd w:id="4"/>
    </w:p>
    <w:p w14:paraId="5890FE20" w14:textId="7B559814" w:rsidR="00863F93" w:rsidRDefault="00863F93" w:rsidP="00595D75">
      <w:pPr>
        <w:pStyle w:val="ListParagraph"/>
        <w:spacing w:line="360" w:lineRule="auto"/>
        <w:ind w:left="780"/>
        <w:rPr>
          <w:rFonts w:ascii="Times New Roman" w:hAnsi="Times New Roman" w:cs="Times New Roman"/>
          <w:sz w:val="26"/>
          <w:szCs w:val="26"/>
          <w:lang w:val="vi-VN"/>
        </w:rPr>
      </w:pPr>
      <w:proofErr w:type="spellStart"/>
      <w:r>
        <w:rPr>
          <w:rFonts w:ascii="Times New Roman" w:hAnsi="Times New Roman" w:cs="Times New Roman"/>
          <w:b/>
          <w:bCs/>
          <w:i/>
          <w:iCs/>
          <w:sz w:val="26"/>
          <w:szCs w:val="26"/>
        </w:rPr>
        <w:t>Hàm</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kiểm</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định</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Levene</w:t>
      </w:r>
      <w:proofErr w:type="spellEnd"/>
      <w:r>
        <w:rPr>
          <w:rFonts w:ascii="Times New Roman" w:hAnsi="Times New Roman" w:cs="Times New Roman"/>
          <w:b/>
          <w:bCs/>
          <w:i/>
          <w:iCs/>
          <w:sz w:val="26"/>
          <w:szCs w:val="26"/>
        </w:rPr>
        <w:t xml:space="preserve"> </w:t>
      </w:r>
      <w:r>
        <w:rPr>
          <w:rFonts w:ascii="Times New Roman" w:hAnsi="Times New Roman" w:cs="Times New Roman"/>
          <w:sz w:val="26"/>
          <w:szCs w:val="26"/>
        </w:rPr>
        <w:t>(</w:t>
      </w:r>
      <w:proofErr w:type="spellStart"/>
      <w:r>
        <w:rPr>
          <w:rFonts w:ascii="Times New Roman" w:hAnsi="Times New Roman" w:cs="Times New Roman"/>
          <w:sz w:val="26"/>
          <w:szCs w:val="26"/>
        </w:rPr>
        <w:t>Tiền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xử</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lý</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kiểm</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định</w:t>
      </w:r>
      <w:proofErr w:type="spellEnd"/>
      <w:r>
        <w:rPr>
          <w:rFonts w:ascii="Times New Roman" w:hAnsi="Times New Roman" w:cs="Times New Roman"/>
          <w:sz w:val="26"/>
          <w:szCs w:val="26"/>
        </w:rPr>
        <w:t xml:space="preserve"> ANOVA</w:t>
      </w:r>
      <w:r w:rsidRPr="00187468">
        <w:rPr>
          <w:rFonts w:ascii="Times New Roman" w:hAnsi="Times New Roman" w:cs="Times New Roman"/>
          <w:sz w:val="26"/>
          <w:szCs w:val="26"/>
          <w:lang w:val="vi-VN"/>
        </w:rPr>
        <w:t>):</w:t>
      </w:r>
      <w:r w:rsidR="00C847DB" w:rsidRPr="00187468">
        <w:rPr>
          <w:rFonts w:ascii="Times New Roman" w:hAnsi="Times New Roman" w:cs="Times New Roman"/>
          <w:sz w:val="26"/>
          <w:szCs w:val="26"/>
          <w:lang w:val="vi-VN"/>
        </w:rPr>
        <w:t xml:space="preserve"> dùng kiểm định phương sai bằng nhau hay không giữa các nhóm</w:t>
      </w:r>
    </w:p>
    <w:p w14:paraId="68F12011" w14:textId="0846702A" w:rsidR="00187468" w:rsidRPr="00187468" w:rsidRDefault="00015439" w:rsidP="00595D75">
      <w:pPr>
        <w:pStyle w:val="ListParagraph"/>
        <w:spacing w:line="360" w:lineRule="auto"/>
        <w:ind w:left="780"/>
        <w:rPr>
          <w:rFonts w:ascii="Times New Roman" w:hAnsi="Times New Roman" w:cs="Times New Roman"/>
          <w:sz w:val="26"/>
          <w:szCs w:val="26"/>
        </w:rPr>
      </w:pPr>
      <m:oMathPara>
        <m:oMath>
          <m:r>
            <w:rPr>
              <w:rFonts w:ascii="Cambria Math" w:hAnsi="Cambria Math" w:cs="Times New Roman"/>
              <w:sz w:val="26"/>
              <w:szCs w:val="26"/>
            </w:rPr>
            <m:t xml:space="preserve">W= </m:t>
          </m:r>
          <m:f>
            <m:fPr>
              <m:ctrlPr>
                <w:rPr>
                  <w:rFonts w:ascii="Cambria Math" w:hAnsi="Cambria Math" w:cs="Times New Roman"/>
                  <w:i/>
                  <w:sz w:val="26"/>
                  <w:szCs w:val="26"/>
                </w:rPr>
              </m:ctrlPr>
            </m:fPr>
            <m:num>
              <m:d>
                <m:dPr>
                  <m:ctrlPr>
                    <w:rPr>
                      <w:rFonts w:ascii="Cambria Math" w:hAnsi="Cambria Math" w:cs="Times New Roman"/>
                      <w:i/>
                      <w:sz w:val="26"/>
                      <w:szCs w:val="26"/>
                    </w:rPr>
                  </m:ctrlPr>
                </m:dPr>
                <m:e>
                  <m:r>
                    <w:rPr>
                      <w:rFonts w:ascii="Cambria Math" w:hAnsi="Cambria Math" w:cs="Times New Roman"/>
                      <w:sz w:val="26"/>
                      <w:szCs w:val="26"/>
                    </w:rPr>
                    <m:t>N-k</m:t>
                  </m:r>
                </m:e>
              </m:d>
            </m:num>
            <m:den>
              <m:r>
                <w:rPr>
                  <w:rFonts w:ascii="Cambria Math" w:hAnsi="Cambria Math" w:cs="Times New Roman"/>
                  <w:sz w:val="26"/>
                  <w:szCs w:val="26"/>
                </w:rPr>
                <m:t>(k-1)</m:t>
              </m:r>
            </m:den>
          </m:f>
          <m:f>
            <m:fPr>
              <m:ctrlPr>
                <w:rPr>
                  <w:rFonts w:ascii="Cambria Math" w:hAnsi="Cambria Math" w:cs="Times New Roman"/>
                  <w:i/>
                  <w:sz w:val="26"/>
                  <w:szCs w:val="26"/>
                </w:rPr>
              </m:ctrlPr>
            </m:fPr>
            <m:num>
              <m:nary>
                <m:naryPr>
                  <m:chr m:val="∑"/>
                  <m:limLoc m:val="subSup"/>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k</m:t>
                  </m:r>
                </m:sup>
                <m:e>
                  <m:r>
                    <w:rPr>
                      <w:rFonts w:ascii="Cambria Math" w:hAnsi="Cambria Math" w:cs="Times New Roman"/>
                      <w:sz w:val="26"/>
                      <w:szCs w:val="26"/>
                    </w:rPr>
                    <m:t>Ni</m:t>
                  </m:r>
                  <m:sSup>
                    <m:sSupPr>
                      <m:ctrlPr>
                        <w:rPr>
                          <w:rFonts w:ascii="Cambria Math" w:hAnsi="Cambria Math" w:cs="Times New Roman"/>
                          <w:i/>
                          <w:sz w:val="26"/>
                          <w:szCs w:val="26"/>
                        </w:rPr>
                      </m:ctrlPr>
                    </m:sSupPr>
                    <m:e>
                      <m:d>
                        <m:dPr>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Zi</m:t>
                              </m:r>
                            </m:e>
                          </m:acc>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Z</m:t>
                              </m:r>
                            </m:e>
                          </m:acc>
                          <m:r>
                            <w:rPr>
                              <w:rFonts w:ascii="Cambria Math" w:hAnsi="Cambria Math" w:cs="Times New Roman"/>
                              <w:sz w:val="26"/>
                              <w:szCs w:val="26"/>
                            </w:rPr>
                            <m:t>..</m:t>
                          </m:r>
                        </m:e>
                      </m:d>
                    </m:e>
                    <m:sup>
                      <m:r>
                        <w:rPr>
                          <w:rFonts w:ascii="Cambria Math" w:hAnsi="Cambria Math" w:cs="Times New Roman"/>
                          <w:sz w:val="26"/>
                          <w:szCs w:val="26"/>
                        </w:rPr>
                        <m:t>2</m:t>
                      </m:r>
                    </m:sup>
                  </m:sSup>
                </m:e>
              </m:nary>
            </m:num>
            <m:den>
              <m:nary>
                <m:naryPr>
                  <m:chr m:val="∑"/>
                  <m:limLoc m:val="subSup"/>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k</m:t>
                  </m:r>
                </m:sup>
                <m:e>
                  <m:nary>
                    <m:naryPr>
                      <m:chr m:val="∑"/>
                      <m:limLoc m:val="subSup"/>
                      <m:ctrlPr>
                        <w:rPr>
                          <w:rFonts w:ascii="Cambria Math" w:hAnsi="Cambria Math" w:cs="Times New Roman"/>
                          <w:i/>
                          <w:sz w:val="26"/>
                          <w:szCs w:val="26"/>
                        </w:rPr>
                      </m:ctrlPr>
                    </m:naryPr>
                    <m:sub>
                      <m:r>
                        <w:rPr>
                          <w:rFonts w:ascii="Cambria Math" w:hAnsi="Cambria Math" w:cs="Times New Roman"/>
                          <w:sz w:val="26"/>
                          <w:szCs w:val="26"/>
                        </w:rPr>
                        <m:t>j=1</m:t>
                      </m:r>
                    </m:sub>
                    <m:sup>
                      <m:r>
                        <w:rPr>
                          <w:rFonts w:ascii="Cambria Math" w:hAnsi="Cambria Math" w:cs="Times New Roman"/>
                          <w:sz w:val="26"/>
                          <w:szCs w:val="26"/>
                        </w:rPr>
                        <m:t>Ni</m:t>
                      </m:r>
                    </m:sup>
                    <m:e>
                      <m:sSup>
                        <m:sSupPr>
                          <m:ctrlPr>
                            <w:rPr>
                              <w:rFonts w:ascii="Cambria Math" w:hAnsi="Cambria Math" w:cs="Times New Roman"/>
                              <w:i/>
                              <w:sz w:val="26"/>
                              <w:szCs w:val="26"/>
                            </w:rPr>
                          </m:ctrlPr>
                        </m:sSupPr>
                        <m:e>
                          <m:d>
                            <m:dPr>
                              <m:ctrlPr>
                                <w:rPr>
                                  <w:rFonts w:ascii="Cambria Math" w:hAnsi="Cambria Math" w:cs="Times New Roman"/>
                                  <w:i/>
                                  <w:sz w:val="26"/>
                                  <w:szCs w:val="26"/>
                                </w:rPr>
                              </m:ctrlPr>
                            </m:dPr>
                            <m:e>
                              <m:acc>
                                <m:accPr>
                                  <m:chr m:val="̅"/>
                                  <m:ctrlPr>
                                    <w:rPr>
                                      <w:rFonts w:ascii="Cambria Math" w:hAnsi="Cambria Math" w:cs="Times New Roman"/>
                                      <w:i/>
                                      <w:sz w:val="26"/>
                                      <w:szCs w:val="26"/>
                                    </w:rPr>
                                  </m:ctrlPr>
                                </m:accPr>
                                <m:e>
                                  <m:r>
                                    <w:rPr>
                                      <w:rFonts w:ascii="Cambria Math" w:hAnsi="Cambria Math" w:cs="Times New Roman"/>
                                      <w:sz w:val="26"/>
                                      <w:szCs w:val="26"/>
                                    </w:rPr>
                                    <m:t>Zij</m:t>
                                  </m:r>
                                </m:e>
                              </m:acc>
                              <m:r>
                                <w:rPr>
                                  <w:rFonts w:ascii="Cambria Math" w:hAnsi="Cambria Math" w:cs="Times New Roman"/>
                                  <w:sz w:val="26"/>
                                  <w:szCs w:val="26"/>
                                </w:rPr>
                                <m:t>-</m:t>
                              </m:r>
                              <m:acc>
                                <m:accPr>
                                  <m:chr m:val="̅"/>
                                  <m:ctrlPr>
                                    <w:rPr>
                                      <w:rFonts w:ascii="Cambria Math" w:hAnsi="Cambria Math" w:cs="Times New Roman"/>
                                      <w:i/>
                                      <w:sz w:val="26"/>
                                      <w:szCs w:val="26"/>
                                    </w:rPr>
                                  </m:ctrlPr>
                                </m:accPr>
                                <m:e>
                                  <m:r>
                                    <w:rPr>
                                      <w:rFonts w:ascii="Cambria Math" w:hAnsi="Cambria Math" w:cs="Times New Roman"/>
                                      <w:sz w:val="26"/>
                                      <w:szCs w:val="26"/>
                                    </w:rPr>
                                    <m:t>Z</m:t>
                                  </m:r>
                                </m:e>
                              </m:acc>
                              <m:r>
                                <w:rPr>
                                  <w:rFonts w:ascii="Cambria Math" w:hAnsi="Cambria Math" w:cs="Times New Roman"/>
                                  <w:sz w:val="26"/>
                                  <w:szCs w:val="26"/>
                                </w:rPr>
                                <m:t>i.</m:t>
                              </m:r>
                            </m:e>
                          </m:d>
                        </m:e>
                        <m:sup>
                          <m:r>
                            <w:rPr>
                              <w:rFonts w:ascii="Cambria Math" w:hAnsi="Cambria Math" w:cs="Times New Roman"/>
                              <w:sz w:val="26"/>
                              <w:szCs w:val="26"/>
                            </w:rPr>
                            <m:t>2</m:t>
                          </m:r>
                        </m:sup>
                      </m:sSup>
                    </m:e>
                  </m:nary>
                </m:e>
              </m:nary>
            </m:den>
          </m:f>
        </m:oMath>
      </m:oMathPara>
    </w:p>
    <w:p w14:paraId="553BE651" w14:textId="475D784D" w:rsidR="00F345EE" w:rsidRDefault="00335E54" w:rsidP="00595D75">
      <w:pPr>
        <w:pStyle w:val="ListParagraph"/>
        <w:spacing w:line="360" w:lineRule="auto"/>
        <w:ind w:left="780"/>
        <w:rPr>
          <w:rFonts w:ascii="Times New Roman" w:hAnsi="Times New Roman" w:cs="Times New Roman"/>
          <w:sz w:val="26"/>
          <w:szCs w:val="26"/>
        </w:rPr>
      </w:pPr>
      <w:proofErr w:type="spellStart"/>
      <w:r>
        <w:rPr>
          <w:rFonts w:ascii="Times New Roman" w:hAnsi="Times New Roman" w:cs="Times New Roman"/>
          <w:sz w:val="26"/>
          <w:szCs w:val="26"/>
        </w:rPr>
        <w:t>Nếu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chấp</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nhận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giả</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thuyết</w:t>
      </w:r>
      <w:proofErr w:type="spellEnd"/>
      <w:r>
        <w:rPr>
          <w:rFonts w:ascii="Times New Roman" w:hAnsi="Times New Roman" w:cs="Times New Roman"/>
          <w:sz w:val="26"/>
          <w:szCs w:val="26"/>
        </w:rPr>
        <w:t xml:space="preserve"> H0 -&gt; </w:t>
      </w:r>
      <w:proofErr w:type="spellStart"/>
      <w:r>
        <w:rPr>
          <w:rFonts w:ascii="Times New Roman" w:hAnsi="Times New Roman" w:cs="Times New Roman"/>
          <w:sz w:val="26"/>
          <w:szCs w:val="26"/>
        </w:rPr>
        <w:t>đủ</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điều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kiện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để</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phân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tích</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tiếp</w:t>
      </w:r>
      <w:proofErr w:type="spellEnd"/>
      <w:r>
        <w:rPr>
          <w:rFonts w:ascii="Times New Roman" w:hAnsi="Times New Roman" w:cs="Times New Roman"/>
          <w:sz w:val="26"/>
          <w:szCs w:val="26"/>
        </w:rPr>
        <w:t xml:space="preserve"> ANOVA.</w:t>
      </w:r>
    </w:p>
    <w:p w14:paraId="249B21E4" w14:textId="77777777" w:rsidR="00335E54" w:rsidRPr="00335E54" w:rsidRDefault="00335E54" w:rsidP="00595D75">
      <w:pPr>
        <w:pStyle w:val="ListParagraph"/>
        <w:spacing w:line="360" w:lineRule="auto"/>
        <w:ind w:left="780"/>
        <w:rPr>
          <w:rFonts w:ascii="Times New Roman" w:hAnsi="Times New Roman" w:cs="Times New Roman"/>
          <w:sz w:val="26"/>
          <w:szCs w:val="26"/>
        </w:rPr>
      </w:pPr>
    </w:p>
    <w:p w14:paraId="32091468" w14:textId="7C3D42E3" w:rsidR="00595D75" w:rsidRDefault="00595D75" w:rsidP="00595D75">
      <w:pPr>
        <w:pStyle w:val="ListParagraph"/>
        <w:spacing w:line="360" w:lineRule="auto"/>
        <w:ind w:left="780"/>
        <w:rPr>
          <w:rFonts w:ascii="Times New Roman" w:hAnsi="Times New Roman" w:cs="Times New Roman"/>
          <w:sz w:val="26"/>
          <w:szCs w:val="26"/>
          <w:lang w:val="vi-VN"/>
        </w:rPr>
      </w:pPr>
      <w:r w:rsidRPr="00CF2591">
        <w:rPr>
          <w:rFonts w:ascii="Times New Roman" w:hAnsi="Times New Roman" w:cs="Times New Roman"/>
          <w:b/>
          <w:bCs/>
          <w:i/>
          <w:iCs/>
          <w:sz w:val="26"/>
          <w:szCs w:val="26"/>
          <w:lang w:val="vi-VN"/>
        </w:rPr>
        <w:t xml:space="preserve">Hàm </w:t>
      </w:r>
      <w:r w:rsidRPr="00595D75">
        <w:rPr>
          <w:rFonts w:ascii="Times New Roman" w:hAnsi="Times New Roman" w:cs="Times New Roman"/>
          <w:b/>
          <w:bCs/>
          <w:i/>
          <w:iCs/>
          <w:sz w:val="26"/>
          <w:szCs w:val="26"/>
          <w:lang w:val="vi-VN"/>
        </w:rPr>
        <w:t>kiểm</w:t>
      </w:r>
      <w:r>
        <w:rPr>
          <w:rFonts w:ascii="Times New Roman" w:hAnsi="Times New Roman" w:cs="Times New Roman"/>
          <w:b/>
          <w:bCs/>
          <w:i/>
          <w:iCs/>
          <w:sz w:val="26"/>
          <w:szCs w:val="26"/>
          <w:lang w:val="vi-VN"/>
        </w:rPr>
        <w:t xml:space="preserve"> định ANOVA </w:t>
      </w:r>
      <w:r>
        <w:rPr>
          <w:rFonts w:ascii="Times New Roman" w:hAnsi="Times New Roman" w:cs="Times New Roman"/>
          <w:sz w:val="26"/>
          <w:szCs w:val="26"/>
          <w:lang w:val="vi-VN"/>
        </w:rPr>
        <w:t>(hàm phân tích phương sai)</w:t>
      </w:r>
      <w:r>
        <w:rPr>
          <w:rFonts w:ascii="Times New Roman" w:hAnsi="Times New Roman" w:cs="Times New Roman"/>
          <w:b/>
          <w:bCs/>
          <w:i/>
          <w:iCs/>
          <w:sz w:val="26"/>
          <w:szCs w:val="26"/>
          <w:lang w:val="vi-VN"/>
        </w:rPr>
        <w:t xml:space="preserve"> </w:t>
      </w:r>
      <w:r w:rsidRPr="00CF2591">
        <w:rPr>
          <w:rFonts w:ascii="Times New Roman" w:hAnsi="Times New Roman" w:cs="Times New Roman"/>
          <w:b/>
          <w:bCs/>
          <w:i/>
          <w:iCs/>
          <w:sz w:val="26"/>
          <w:szCs w:val="26"/>
          <w:lang w:val="vi-VN"/>
        </w:rPr>
        <w:t>:</w:t>
      </w:r>
      <w:r>
        <w:rPr>
          <w:rFonts w:ascii="Times New Roman" w:hAnsi="Times New Roman" w:cs="Times New Roman"/>
          <w:sz w:val="26"/>
          <w:szCs w:val="26"/>
          <w:lang w:val="vi-VN"/>
        </w:rPr>
        <w:t xml:space="preserve">Là kỹ thuật thống kê tham số được sử dụng để phân tích sự khác nhau giữa giá trị trung bình của các biến phụ thuộc với nhau. </w:t>
      </w:r>
    </w:p>
    <w:p w14:paraId="2160B319" w14:textId="77777777" w:rsidR="00595D75" w:rsidRDefault="00595D75" w:rsidP="00595D75">
      <w:pPr>
        <w:pStyle w:val="ListParagraph"/>
        <w:spacing w:line="360" w:lineRule="auto"/>
        <w:ind w:left="780"/>
        <w:rPr>
          <w:rFonts w:ascii="Times New Roman" w:hAnsi="Times New Roman" w:cs="Times New Roman"/>
          <w:sz w:val="26"/>
          <w:szCs w:val="26"/>
          <w:lang w:val="vi-VN"/>
        </w:rPr>
      </w:pPr>
    </w:p>
    <w:p w14:paraId="15C38D57" w14:textId="77777777" w:rsidR="00595D75" w:rsidRPr="00D7789D" w:rsidRDefault="00595D75" w:rsidP="00595D75">
      <w:pPr>
        <w:pStyle w:val="ListParagraph"/>
        <w:shd w:val="clear" w:color="auto" w:fill="E7E6E6" w:themeFill="background2"/>
        <w:spacing w:line="360" w:lineRule="auto"/>
        <w:ind w:left="780"/>
        <w:rPr>
          <w:rFonts w:ascii="Times New Roman" w:hAnsi="Times New Roman" w:cs="Times New Roman"/>
          <w:sz w:val="26"/>
          <w:szCs w:val="26"/>
          <w:lang w:val="vi-VN"/>
        </w:rPr>
      </w:pPr>
      <m:oMathPara>
        <m:oMath>
          <m:r>
            <w:rPr>
              <w:rFonts w:ascii="Cambria Math" w:hAnsi="Cambria Math" w:cs="Times New Roman"/>
              <w:sz w:val="26"/>
              <w:szCs w:val="26"/>
              <w:lang w:val="vi-VN"/>
            </w:rPr>
            <m:t>F=</m:t>
          </m:r>
          <m:f>
            <m:fPr>
              <m:ctrlPr>
                <w:rPr>
                  <w:rFonts w:ascii="Cambria Math" w:hAnsi="Cambria Math" w:cs="Times New Roman"/>
                  <w:i/>
                  <w:sz w:val="26"/>
                  <w:szCs w:val="26"/>
                  <w:lang w:val="vi-VN"/>
                </w:rPr>
              </m:ctrlPr>
            </m:fPr>
            <m:num>
              <m:r>
                <w:rPr>
                  <w:rFonts w:ascii="Cambria Math" w:hAnsi="Cambria Math" w:cs="Times New Roman"/>
                  <w:sz w:val="26"/>
                  <w:szCs w:val="26"/>
                  <w:lang w:val="vi-VN"/>
                </w:rPr>
                <m:t>MSG</m:t>
              </m:r>
            </m:num>
            <m:den>
              <m:r>
                <w:rPr>
                  <w:rFonts w:ascii="Cambria Math" w:hAnsi="Cambria Math" w:cs="Times New Roman"/>
                  <w:sz w:val="26"/>
                  <w:szCs w:val="26"/>
                  <w:lang w:val="vi-VN"/>
                </w:rPr>
                <m:t>MSW</m:t>
              </m:r>
            </m:den>
          </m:f>
        </m:oMath>
      </m:oMathPara>
    </w:p>
    <w:p w14:paraId="0A12127C" w14:textId="77777777" w:rsidR="00595D75" w:rsidRPr="00301EDC" w:rsidRDefault="00595D75" w:rsidP="00595D75">
      <w:pPr>
        <w:spacing w:line="360" w:lineRule="auto"/>
        <w:rPr>
          <w:rFonts w:ascii="Times New Roman" w:eastAsiaTheme="minorEastAsia" w:hAnsi="Times New Roman" w:cs="Times New Roman"/>
          <w:i/>
          <w:iCs/>
          <w:sz w:val="26"/>
          <w:szCs w:val="26"/>
        </w:rPr>
      </w:pPr>
      <w:r>
        <w:rPr>
          <w:rFonts w:ascii="Times New Roman" w:hAnsi="Times New Roman" w:cs="Times New Roman"/>
          <w:sz w:val="26"/>
          <w:szCs w:val="26"/>
          <w:lang w:val="en-US"/>
        </w:rPr>
        <w:tab/>
      </w:r>
      <w:r w:rsidRPr="00301EDC">
        <w:rPr>
          <w:rFonts w:ascii="Times New Roman" w:hAnsi="Times New Roman" w:cs="Times New Roman"/>
          <w:i/>
          <w:iCs/>
          <w:sz w:val="26"/>
          <w:szCs w:val="26"/>
          <w:lang w:val="en-US"/>
        </w:rPr>
        <w:t>So</w:t>
      </w:r>
      <w:r w:rsidRPr="00301EDC">
        <w:rPr>
          <w:rFonts w:ascii="Times New Roman" w:hAnsi="Times New Roman" w:cs="Times New Roman"/>
          <w:i/>
          <w:iCs/>
          <w:sz w:val="26"/>
          <w:szCs w:val="26"/>
        </w:rPr>
        <w:t xml:space="preserve"> sánh F &gt; F</w:t>
      </w:r>
      <m:oMath>
        <m:r>
          <w:rPr>
            <w:rFonts w:ascii="Cambria Math" w:hAnsi="Cambria Math" w:cs="Times New Roman"/>
            <w:sz w:val="26"/>
            <w:szCs w:val="26"/>
          </w:rPr>
          <m:t>α</m:t>
        </m:r>
      </m:oMath>
      <w:r w:rsidRPr="00301EDC">
        <w:rPr>
          <w:rFonts w:ascii="Times New Roman" w:eastAsiaTheme="minorEastAsia" w:hAnsi="Times New Roman" w:cs="Times New Roman"/>
          <w:i/>
          <w:iCs/>
          <w:sz w:val="26"/>
          <w:szCs w:val="26"/>
        </w:rPr>
        <w:t xml:space="preserve"> (k-</w:t>
      </w:r>
      <w:proofErr w:type="gramStart"/>
      <w:r w:rsidRPr="00301EDC">
        <w:rPr>
          <w:rFonts w:ascii="Times New Roman" w:eastAsiaTheme="minorEastAsia" w:hAnsi="Times New Roman" w:cs="Times New Roman"/>
          <w:i/>
          <w:iCs/>
          <w:sz w:val="26"/>
          <w:szCs w:val="26"/>
        </w:rPr>
        <w:t>1;n</w:t>
      </w:r>
      <w:proofErr w:type="gramEnd"/>
      <w:r w:rsidRPr="00301EDC">
        <w:rPr>
          <w:rFonts w:ascii="Times New Roman" w:eastAsiaTheme="minorEastAsia" w:hAnsi="Times New Roman" w:cs="Times New Roman"/>
          <w:i/>
          <w:iCs/>
          <w:sz w:val="26"/>
          <w:szCs w:val="26"/>
        </w:rPr>
        <w:t xml:space="preserve">-k) =&gt; </w:t>
      </w:r>
      <w:r w:rsidRPr="00301EDC">
        <w:rPr>
          <w:rFonts w:ascii="Times New Roman" w:eastAsiaTheme="minorEastAsia" w:hAnsi="Times New Roman" w:cs="Times New Roman"/>
          <w:b/>
          <w:bCs/>
          <w:i/>
          <w:iCs/>
          <w:sz w:val="26"/>
          <w:szCs w:val="26"/>
        </w:rPr>
        <w:t>Bác bỏ giả thuyết H0</w:t>
      </w:r>
    </w:p>
    <w:p w14:paraId="725BC449" w14:textId="77777777" w:rsidR="00595D75" w:rsidRPr="00301EDC" w:rsidRDefault="00595D75" w:rsidP="00595D75">
      <w:pPr>
        <w:spacing w:line="360" w:lineRule="auto"/>
        <w:rPr>
          <w:rFonts w:ascii="Times New Roman" w:eastAsiaTheme="minorEastAsia" w:hAnsi="Times New Roman" w:cs="Times New Roman"/>
          <w:b/>
          <w:bCs/>
          <w:sz w:val="26"/>
          <w:szCs w:val="26"/>
        </w:rPr>
      </w:pPr>
      <w:r>
        <w:rPr>
          <w:rFonts w:ascii="Times New Roman" w:eastAsiaTheme="minorEastAsia" w:hAnsi="Times New Roman" w:cs="Times New Roman"/>
          <w:sz w:val="26"/>
          <w:szCs w:val="26"/>
        </w:rPr>
        <w:tab/>
        <w:t>Trong đó:</w:t>
      </w:r>
    </w:p>
    <w:p w14:paraId="458608EC" w14:textId="77777777" w:rsidR="00595D75" w:rsidRDefault="00595D75" w:rsidP="00595D75">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t>MSW : phương sai do các yếu tố khác tạo ra</w:t>
      </w:r>
    </w:p>
    <w:p w14:paraId="42112EDC" w14:textId="77777777" w:rsidR="00595D75" w:rsidRDefault="00595D75" w:rsidP="00595D75">
      <w:pPr>
        <w:shd w:val="clear" w:color="auto" w:fill="E7E6E6" w:themeFill="background2"/>
        <w:spacing w:line="360" w:lineRule="auto"/>
        <w:jc w:val="center"/>
        <w:rPr>
          <w:rFonts w:ascii="Times New Roman" w:eastAsiaTheme="minorEastAsia" w:hAnsi="Times New Roman" w:cs="Times New Roman"/>
          <w:sz w:val="26"/>
          <w:szCs w:val="26"/>
        </w:rPr>
      </w:pPr>
      <m:oMathPara>
        <m:oMath>
          <m:r>
            <w:rPr>
              <w:rFonts w:ascii="Cambria Math" w:eastAsiaTheme="minorEastAsia" w:hAnsi="Cambria Math" w:cs="Times New Roman"/>
              <w:sz w:val="26"/>
              <w:szCs w:val="26"/>
            </w:rPr>
            <m:t xml:space="preserve">MSW= </m:t>
          </m:r>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SSW</m:t>
              </m:r>
            </m:num>
            <m:den>
              <m:r>
                <w:rPr>
                  <w:rFonts w:ascii="Cambria Math" w:eastAsiaTheme="minorEastAsia" w:hAnsi="Cambria Math" w:cs="Times New Roman"/>
                  <w:sz w:val="26"/>
                  <w:szCs w:val="26"/>
                </w:rPr>
                <m:t>n-k</m:t>
              </m:r>
            </m:den>
          </m:f>
        </m:oMath>
      </m:oMathPara>
    </w:p>
    <w:p w14:paraId="283F81B2" w14:textId="77777777" w:rsidR="00595D75" w:rsidRDefault="00595D75" w:rsidP="00595D75">
      <w:pPr>
        <w:spacing w:line="36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t>MSG : phương sai do yếu tố nghiên cứu tạo ra</w:t>
      </w:r>
    </w:p>
    <w:p w14:paraId="0E769611" w14:textId="3F9DFF20" w:rsidR="00E3392E" w:rsidRPr="00DC0A9E" w:rsidRDefault="00595D75" w:rsidP="00DC0A9E">
      <w:pPr>
        <w:shd w:val="clear" w:color="auto" w:fill="E7E6E6" w:themeFill="background2"/>
        <w:spacing w:line="360" w:lineRule="auto"/>
        <w:jc w:val="center"/>
        <w:rPr>
          <w:rFonts w:ascii="Times New Roman" w:eastAsiaTheme="minorEastAsia" w:hAnsi="Times New Roman" w:cs="Times New Roman"/>
          <w:sz w:val="26"/>
          <w:szCs w:val="26"/>
        </w:rPr>
      </w:pPr>
      <m:oMathPara>
        <m:oMath>
          <m:r>
            <w:rPr>
              <w:rFonts w:ascii="Cambria Math" w:hAnsi="Cambria Math" w:cs="Times New Roman"/>
              <w:sz w:val="26"/>
              <w:szCs w:val="26"/>
            </w:rPr>
            <m:t xml:space="preserve">MSG= </m:t>
          </m:r>
          <m:f>
            <m:fPr>
              <m:ctrlPr>
                <w:rPr>
                  <w:rFonts w:ascii="Cambria Math" w:hAnsi="Cambria Math" w:cs="Times New Roman"/>
                  <w:i/>
                  <w:sz w:val="26"/>
                  <w:szCs w:val="26"/>
                </w:rPr>
              </m:ctrlPr>
            </m:fPr>
            <m:num>
              <m:r>
                <w:rPr>
                  <w:rFonts w:ascii="Cambria Math" w:hAnsi="Cambria Math" w:cs="Times New Roman"/>
                  <w:sz w:val="26"/>
                  <w:szCs w:val="26"/>
                </w:rPr>
                <m:t>SSG</m:t>
              </m:r>
            </m:num>
            <m:den>
              <m:r>
                <w:rPr>
                  <w:rFonts w:ascii="Cambria Math" w:hAnsi="Cambria Math" w:cs="Times New Roman"/>
                  <w:sz w:val="26"/>
                  <w:szCs w:val="26"/>
                </w:rPr>
                <m:t>k-1</m:t>
              </m:r>
            </m:den>
          </m:f>
        </m:oMath>
      </m:oMathPara>
    </w:p>
    <w:p w14:paraId="699AA049" w14:textId="77777777" w:rsidR="00DC0A9E" w:rsidRDefault="00DC0A9E" w:rsidP="00E3392E">
      <w:pPr>
        <w:shd w:val="clear" w:color="auto" w:fill="FFFFFF" w:themeFill="background1"/>
        <w:spacing w:line="360" w:lineRule="auto"/>
        <w:rPr>
          <w:rFonts w:ascii="Times New Roman" w:hAnsi="Times New Roman" w:cs="Times New Roman"/>
          <w:b/>
          <w:bCs/>
          <w:sz w:val="26"/>
          <w:szCs w:val="26"/>
        </w:rPr>
      </w:pPr>
    </w:p>
    <w:p w14:paraId="2C7B4F28" w14:textId="2B5150EF" w:rsidR="00E3392E" w:rsidRDefault="00E3392E" w:rsidP="009103DF">
      <w:pPr>
        <w:shd w:val="clear" w:color="auto" w:fill="FFFFFF" w:themeFill="background1"/>
        <w:spacing w:line="360" w:lineRule="auto"/>
        <w:ind w:left="720"/>
        <w:rPr>
          <w:rFonts w:ascii="Times New Roman" w:hAnsi="Times New Roman" w:cs="Times New Roman"/>
          <w:sz w:val="26"/>
          <w:szCs w:val="26"/>
        </w:rPr>
      </w:pPr>
      <w:r>
        <w:rPr>
          <w:rFonts w:ascii="Times New Roman" w:hAnsi="Times New Roman" w:cs="Times New Roman"/>
          <w:b/>
          <w:bCs/>
          <w:sz w:val="26"/>
          <w:szCs w:val="26"/>
        </w:rPr>
        <w:t xml:space="preserve">Hàm kiểm định Turkey </w:t>
      </w:r>
      <w:r>
        <w:rPr>
          <w:rFonts w:ascii="Times New Roman" w:hAnsi="Times New Roman" w:cs="Times New Roman"/>
          <w:sz w:val="26"/>
          <w:szCs w:val="26"/>
        </w:rPr>
        <w:t>(Hàm phân tích ANOVA sâu): dùng để phân tích về sự hơn kém giữa các giá trị trung bình trong trường hợp bác bỏ giả thuyết H0.</w:t>
      </w:r>
    </w:p>
    <w:p w14:paraId="11987AD0" w14:textId="77777777" w:rsidR="00E3392E" w:rsidRDefault="00E3392E" w:rsidP="003D6385">
      <w:pPr>
        <w:shd w:val="clear" w:color="auto" w:fill="FFFFFF" w:themeFill="background1"/>
        <w:spacing w:line="360" w:lineRule="auto"/>
        <w:ind w:firstLine="720"/>
        <w:rPr>
          <w:rFonts w:ascii="Times New Roman" w:hAnsi="Times New Roman" w:cs="Times New Roman"/>
          <w:sz w:val="26"/>
          <w:szCs w:val="26"/>
        </w:rPr>
      </w:pPr>
      <w:r>
        <w:rPr>
          <w:rFonts w:ascii="Times New Roman" w:hAnsi="Times New Roman" w:cs="Times New Roman"/>
          <w:sz w:val="26"/>
          <w:szCs w:val="26"/>
        </w:rPr>
        <w:t>Các bước kiểm định Turkey:</w:t>
      </w:r>
    </w:p>
    <w:p w14:paraId="21AC49C4" w14:textId="77777777" w:rsidR="00E3392E" w:rsidRDefault="00E3392E" w:rsidP="00E3392E">
      <w:pPr>
        <w:shd w:val="clear" w:color="auto" w:fill="FFFFFF" w:themeFill="background1"/>
        <w:spacing w:line="360" w:lineRule="auto"/>
        <w:rPr>
          <w:rFonts w:ascii="Times New Roman" w:hAnsi="Times New Roman" w:cs="Times New Roman"/>
          <w:sz w:val="26"/>
          <w:szCs w:val="26"/>
        </w:rPr>
      </w:pPr>
      <w:r w:rsidRPr="006109C2">
        <w:rPr>
          <w:rFonts w:ascii="Times New Roman" w:hAnsi="Times New Roman" w:cs="Times New Roman"/>
          <w:b/>
          <w:bCs/>
          <w:i/>
          <w:iCs/>
          <w:sz w:val="26"/>
          <w:szCs w:val="26"/>
        </w:rPr>
        <w:lastRenderedPageBreak/>
        <w:t>Bước 1:</w:t>
      </w:r>
      <w:r>
        <w:rPr>
          <w:rFonts w:ascii="Times New Roman" w:hAnsi="Times New Roman" w:cs="Times New Roman"/>
          <w:sz w:val="26"/>
          <w:szCs w:val="26"/>
        </w:rPr>
        <w:t xml:space="preserve"> Tính khoảng biến thiên trung bình giữa hai nhóm:</w:t>
      </w:r>
    </w:p>
    <w:p w14:paraId="6996B3A0" w14:textId="77777777" w:rsidR="00E3392E" w:rsidRDefault="009E7C51" w:rsidP="00E3392E">
      <w:pPr>
        <w:shd w:val="clear" w:color="auto" w:fill="E7E6E6" w:themeFill="background2"/>
        <w:spacing w:line="360" w:lineRule="auto"/>
        <w:jc w:val="center"/>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ij</m:t>
            </m:r>
          </m:sub>
        </m:sSub>
      </m:oMath>
      <w:r w:rsidR="00E3392E">
        <w:rPr>
          <w:rFonts w:ascii="Times New Roman" w:eastAsiaTheme="minorEastAsia" w:hAnsi="Times New Roman" w:cs="Times New Roman"/>
          <w:sz w:val="26"/>
          <w:szCs w:val="26"/>
        </w:rPr>
        <w:t xml:space="preserve"> = |</w:t>
      </w:r>
      <m:oMath>
        <m:sSub>
          <m:sSubPr>
            <m:ctrlPr>
              <w:rPr>
                <w:rFonts w:ascii="Cambria Math" w:hAnsi="Cambria Math" w:cs="Times New Roman"/>
                <w:i/>
                <w:sz w:val="26"/>
                <w:szCs w:val="26"/>
              </w:rPr>
            </m:ctrlPr>
          </m:sSubPr>
          <m:e>
            <m:bar>
              <m:barPr>
                <m:pos m:val="top"/>
                <m:ctrlPr>
                  <w:rPr>
                    <w:rFonts w:ascii="Cambria Math" w:hAnsi="Cambria Math" w:cs="Times New Roman"/>
                    <w:i/>
                    <w:sz w:val="26"/>
                    <w:szCs w:val="26"/>
                  </w:rPr>
                </m:ctrlPr>
              </m:barPr>
              <m:e>
                <m:r>
                  <w:rPr>
                    <w:rFonts w:ascii="Cambria Math" w:hAnsi="Cambria Math" w:cs="Times New Roman"/>
                    <w:sz w:val="26"/>
                    <w:szCs w:val="26"/>
                  </w:rPr>
                  <m:t>N</m:t>
                </m:r>
              </m:e>
            </m:bar>
          </m:e>
          <m:sub>
            <m:r>
              <w:rPr>
                <w:rFonts w:ascii="Cambria Math" w:hAnsi="Cambria Math" w:cs="Times New Roman"/>
                <w:sz w:val="26"/>
                <w:szCs w:val="26"/>
              </w:rPr>
              <m:t>i</m:t>
            </m:r>
          </m:sub>
        </m:sSub>
      </m:oMath>
      <w:r w:rsidR="00E3392E">
        <w:rPr>
          <w:rFonts w:ascii="Times New Roman" w:eastAsiaTheme="minorEastAsia" w:hAnsi="Times New Roman" w:cs="Times New Roman"/>
          <w:sz w:val="26"/>
          <w:szCs w:val="26"/>
        </w:rPr>
        <w:t xml:space="preserve"> - </w:t>
      </w:r>
      <m:oMath>
        <m:sSub>
          <m:sSubPr>
            <m:ctrlPr>
              <w:rPr>
                <w:rFonts w:ascii="Cambria Math" w:hAnsi="Cambria Math" w:cs="Times New Roman"/>
                <w:i/>
                <w:sz w:val="26"/>
                <w:szCs w:val="26"/>
              </w:rPr>
            </m:ctrlPr>
          </m:sSubPr>
          <m:e>
            <m:bar>
              <m:barPr>
                <m:pos m:val="top"/>
                <m:ctrlPr>
                  <w:rPr>
                    <w:rFonts w:ascii="Cambria Math" w:hAnsi="Cambria Math" w:cs="Times New Roman"/>
                    <w:i/>
                    <w:sz w:val="26"/>
                    <w:szCs w:val="26"/>
                  </w:rPr>
                </m:ctrlPr>
              </m:barPr>
              <m:e>
                <m:r>
                  <w:rPr>
                    <w:rFonts w:ascii="Cambria Math" w:hAnsi="Cambria Math" w:cs="Times New Roman"/>
                    <w:sz w:val="26"/>
                    <w:szCs w:val="26"/>
                  </w:rPr>
                  <m:t>N</m:t>
                </m:r>
              </m:e>
            </m:bar>
          </m:e>
          <m:sub>
            <m:r>
              <w:rPr>
                <w:rFonts w:ascii="Cambria Math" w:hAnsi="Cambria Math" w:cs="Times New Roman"/>
                <w:sz w:val="26"/>
                <w:szCs w:val="26"/>
              </w:rPr>
              <m:t>j</m:t>
            </m:r>
          </m:sub>
        </m:sSub>
      </m:oMath>
      <w:r w:rsidR="00E3392E">
        <w:rPr>
          <w:rFonts w:ascii="Times New Roman" w:eastAsiaTheme="minorEastAsia" w:hAnsi="Times New Roman" w:cs="Times New Roman"/>
          <w:sz w:val="26"/>
          <w:szCs w:val="26"/>
        </w:rPr>
        <w:t>|</w:t>
      </w:r>
    </w:p>
    <w:p w14:paraId="5575EFA5" w14:textId="77777777" w:rsidR="00E3392E" w:rsidRDefault="00E3392E" w:rsidP="00E3392E">
      <w:pPr>
        <w:shd w:val="clear" w:color="auto" w:fill="FFFFFF" w:themeFill="background1"/>
        <w:spacing w:line="360" w:lineRule="auto"/>
        <w:rPr>
          <w:rFonts w:ascii="Times New Roman" w:hAnsi="Times New Roman" w:cs="Times New Roman"/>
          <w:sz w:val="26"/>
          <w:szCs w:val="26"/>
        </w:rPr>
      </w:pPr>
      <w:r w:rsidRPr="006109C2">
        <w:rPr>
          <w:rFonts w:ascii="Times New Roman" w:hAnsi="Times New Roman" w:cs="Times New Roman"/>
          <w:b/>
          <w:bCs/>
          <w:i/>
          <w:iCs/>
          <w:sz w:val="26"/>
          <w:szCs w:val="26"/>
        </w:rPr>
        <w:t>Bước 2:</w:t>
      </w:r>
      <w:r>
        <w:rPr>
          <w:rFonts w:ascii="Times New Roman" w:hAnsi="Times New Roman" w:cs="Times New Roman"/>
          <w:sz w:val="26"/>
          <w:szCs w:val="26"/>
        </w:rPr>
        <w:t xml:space="preserve"> Tính chỉ số Turkey</w:t>
      </w:r>
    </w:p>
    <w:p w14:paraId="287763B6" w14:textId="77777777" w:rsidR="00E3392E" w:rsidRDefault="00E3392E" w:rsidP="00E3392E">
      <w:pPr>
        <w:shd w:val="clear" w:color="auto" w:fill="E7E6E6" w:themeFill="background2"/>
        <w:spacing w:line="360" w:lineRule="auto"/>
        <w:jc w:val="center"/>
        <w:rPr>
          <w:rFonts w:ascii="Times New Roman" w:hAnsi="Times New Roman" w:cs="Times New Roman"/>
          <w:sz w:val="26"/>
          <w:szCs w:val="26"/>
        </w:rPr>
      </w:pPr>
      <w:r>
        <w:rPr>
          <w:rFonts w:ascii="Times New Roman" w:hAnsi="Times New Roman" w:cs="Times New Roman"/>
          <w:sz w:val="26"/>
          <w:szCs w:val="26"/>
        </w:rPr>
        <w:t xml:space="preserve">T = </w:t>
      </w:r>
      <m:oMath>
        <m:sSub>
          <m:sSubPr>
            <m:ctrlPr>
              <w:rPr>
                <w:rFonts w:ascii="Cambria Math" w:hAnsi="Cambria Math" w:cs="Times New Roman"/>
                <w:i/>
                <w:sz w:val="26"/>
                <w:szCs w:val="26"/>
              </w:rPr>
            </m:ctrlPr>
          </m:sSubPr>
          <m:e>
            <m:r>
              <w:rPr>
                <w:rFonts w:ascii="Cambria Math" w:hAnsi="Cambria Math" w:cs="Times New Roman"/>
                <w:sz w:val="26"/>
                <w:szCs w:val="26"/>
              </w:rPr>
              <m:t>q</m:t>
            </m:r>
          </m:e>
          <m:sub>
            <m:r>
              <w:rPr>
                <w:rFonts w:ascii="Cambria Math" w:hAnsi="Cambria Math" w:cs="Times New Roman"/>
                <w:sz w:val="26"/>
                <w:szCs w:val="26"/>
              </w:rPr>
              <m:t>α</m:t>
            </m:r>
          </m:sub>
        </m:sSub>
      </m:oMath>
      <w:r>
        <w:rPr>
          <w:rFonts w:ascii="Times New Roman" w:eastAsiaTheme="minorEastAsia" w:hAnsi="Times New Roman" w:cs="Times New Roman"/>
          <w:sz w:val="26"/>
          <w:szCs w:val="26"/>
        </w:rPr>
        <w:t xml:space="preserve"> (k, n-k) </w:t>
      </w:r>
      <m:oMath>
        <m:rad>
          <m:radPr>
            <m:degHide m:val="1"/>
            <m:ctrlPr>
              <w:rPr>
                <w:rFonts w:ascii="Cambria Math" w:eastAsiaTheme="minorEastAsia" w:hAnsi="Cambria Math" w:cs="Times New Roman"/>
                <w:i/>
                <w:sz w:val="26"/>
                <w:szCs w:val="26"/>
              </w:rPr>
            </m:ctrlPr>
          </m:radPr>
          <m:deg/>
          <m:e>
            <m:f>
              <m:fPr>
                <m:ctrlPr>
                  <w:rPr>
                    <w:rFonts w:ascii="Cambria Math" w:eastAsiaTheme="minorEastAsia" w:hAnsi="Cambria Math" w:cs="Times New Roman"/>
                    <w:i/>
                    <w:sz w:val="26"/>
                    <w:szCs w:val="26"/>
                  </w:rPr>
                </m:ctrlPr>
              </m:fPr>
              <m:num>
                <m:r>
                  <w:rPr>
                    <w:rFonts w:ascii="Cambria Math" w:eastAsiaTheme="minorEastAsia" w:hAnsi="Cambria Math" w:cs="Times New Roman"/>
                    <w:sz w:val="26"/>
                    <w:szCs w:val="26"/>
                  </w:rPr>
                  <m:t>MSW</m:t>
                </m:r>
              </m:num>
              <m:den>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n</m:t>
                    </m:r>
                  </m:e>
                  <m:sub>
                    <m:r>
                      <w:rPr>
                        <w:rFonts w:ascii="Cambria Math" w:eastAsiaTheme="minorEastAsia" w:hAnsi="Cambria Math" w:cs="Times New Roman"/>
                        <w:sz w:val="26"/>
                        <w:szCs w:val="26"/>
                      </w:rPr>
                      <m:t>min</m:t>
                    </m:r>
                  </m:sub>
                </m:sSub>
              </m:den>
            </m:f>
          </m:e>
        </m:rad>
      </m:oMath>
    </w:p>
    <w:p w14:paraId="06D4CAF8" w14:textId="113769A0" w:rsidR="00E3392E" w:rsidRPr="00DC0A9E" w:rsidRDefault="00E3392E" w:rsidP="00DC0A9E">
      <w:pPr>
        <w:shd w:val="clear" w:color="auto" w:fill="FFFFFF" w:themeFill="background1"/>
        <w:spacing w:line="360" w:lineRule="auto"/>
        <w:rPr>
          <w:rFonts w:ascii="Times New Roman" w:hAnsi="Times New Roman" w:cs="Times New Roman"/>
          <w:sz w:val="26"/>
          <w:szCs w:val="26"/>
        </w:rPr>
      </w:pPr>
      <w:r w:rsidRPr="006109C2">
        <w:rPr>
          <w:rFonts w:ascii="Times New Roman" w:hAnsi="Times New Roman" w:cs="Times New Roman"/>
          <w:b/>
          <w:bCs/>
          <w:i/>
          <w:iCs/>
          <w:sz w:val="26"/>
          <w:szCs w:val="26"/>
        </w:rPr>
        <w:t>Bước 3:</w:t>
      </w:r>
      <w:r>
        <w:rPr>
          <w:rFonts w:ascii="Times New Roman" w:hAnsi="Times New Roman" w:cs="Times New Roman"/>
          <w:sz w:val="26"/>
          <w:szCs w:val="26"/>
        </w:rPr>
        <w:t xml:space="preserve"> Bác hỏ H0 nếu </w:t>
      </w:r>
      <m:oMath>
        <m:sSub>
          <m:sSubPr>
            <m:ctrlPr>
              <w:rPr>
                <w:rFonts w:ascii="Cambria Math" w:hAnsi="Cambria Math" w:cs="Times New Roman"/>
                <w:i/>
                <w:sz w:val="26"/>
                <w:szCs w:val="26"/>
              </w:rPr>
            </m:ctrlPr>
          </m:sSubPr>
          <m:e>
            <m:r>
              <w:rPr>
                <w:rFonts w:ascii="Cambria Math" w:hAnsi="Cambria Math" w:cs="Times New Roman"/>
                <w:sz w:val="26"/>
                <w:szCs w:val="26"/>
              </w:rPr>
              <m:t>D</m:t>
            </m:r>
          </m:e>
          <m:sub>
            <m:r>
              <w:rPr>
                <w:rFonts w:ascii="Cambria Math" w:hAnsi="Cambria Math" w:cs="Times New Roman"/>
                <w:sz w:val="26"/>
                <w:szCs w:val="26"/>
              </w:rPr>
              <m:t>ij</m:t>
            </m:r>
          </m:sub>
        </m:sSub>
      </m:oMath>
      <w:r>
        <w:rPr>
          <w:rFonts w:ascii="Times New Roman" w:hAnsi="Times New Roman" w:cs="Times New Roman"/>
          <w:sz w:val="26"/>
          <w:szCs w:val="26"/>
        </w:rPr>
        <w:t xml:space="preserve"> &gt;T</w:t>
      </w:r>
    </w:p>
    <w:p w14:paraId="3896F6C0" w14:textId="17C0E1FF" w:rsidR="00A27992" w:rsidRPr="00A27992" w:rsidRDefault="00595D75" w:rsidP="009E7C51">
      <w:pPr>
        <w:pStyle w:val="ListParagraph"/>
        <w:numPr>
          <w:ilvl w:val="0"/>
          <w:numId w:val="2"/>
        </w:numPr>
        <w:spacing w:line="360" w:lineRule="auto"/>
        <w:ind w:left="360"/>
        <w:outlineLvl w:val="1"/>
        <w:rPr>
          <w:rFonts w:ascii="Times New Roman" w:hAnsi="Times New Roman" w:cs="Times New Roman"/>
          <w:b/>
          <w:bCs/>
          <w:color w:val="4472C4" w:themeColor="accent1"/>
          <w:sz w:val="30"/>
          <w:szCs w:val="30"/>
        </w:rPr>
      </w:pPr>
      <w:bookmarkStart w:id="5" w:name="_Toc99052339"/>
      <w:r>
        <w:rPr>
          <w:rFonts w:ascii="Times New Roman" w:hAnsi="Times New Roman" w:cs="Times New Roman"/>
          <w:b/>
          <w:bCs/>
          <w:color w:val="4472C4" w:themeColor="accent1"/>
          <w:sz w:val="30"/>
          <w:szCs w:val="30"/>
        </w:rPr>
        <w:t>In</w:t>
      </w:r>
      <w:r w:rsidRPr="00AE4DFE">
        <w:rPr>
          <w:rFonts w:ascii="Times New Roman" w:hAnsi="Times New Roman" w:cs="Times New Roman"/>
          <w:b/>
          <w:bCs/>
          <w:color w:val="4472C4" w:themeColor="accent1"/>
          <w:sz w:val="30"/>
          <w:szCs w:val="30"/>
        </w:rPr>
        <w:t>surance Survey</w:t>
      </w:r>
      <w:bookmarkEnd w:id="5"/>
    </w:p>
    <w:p w14:paraId="2861C3C0" w14:textId="1172F8D3" w:rsidR="00127E84" w:rsidRDefault="00127E84" w:rsidP="00127E84">
      <w:pPr>
        <w:spacing w:line="360" w:lineRule="auto"/>
        <w:ind w:left="360"/>
        <w:outlineLvl w:val="2"/>
        <w:rPr>
          <w:rFonts w:ascii="Times New Roman" w:hAnsi="Times New Roman" w:cs="Times New Roman"/>
          <w:b/>
          <w:bCs/>
          <w:color w:val="4472C4" w:themeColor="accent1"/>
          <w:sz w:val="28"/>
          <w:szCs w:val="28"/>
        </w:rPr>
      </w:pPr>
      <w:bookmarkStart w:id="6" w:name="_Toc99052340"/>
      <w:r w:rsidRPr="00127E84">
        <w:rPr>
          <w:rFonts w:ascii="Times New Roman" w:hAnsi="Times New Roman" w:cs="Times New Roman"/>
          <w:b/>
          <w:bCs/>
          <w:color w:val="4472C4" w:themeColor="accent1"/>
          <w:sz w:val="28"/>
          <w:szCs w:val="28"/>
        </w:rPr>
        <w:t>Phát biểu bài toán</w:t>
      </w:r>
      <w:bookmarkEnd w:id="6"/>
    </w:p>
    <w:p w14:paraId="1D6A4AC4" w14:textId="37B8E608" w:rsidR="008F595F" w:rsidRDefault="0020596B" w:rsidP="00D86FC2">
      <w:pPr>
        <w:ind w:left="360"/>
        <w:rPr>
          <w:rFonts w:ascii="Times New Roman" w:hAnsi="Times New Roman" w:cs="Times New Roman"/>
          <w:sz w:val="28"/>
          <w:szCs w:val="26"/>
          <w:lang w:val="en-US"/>
        </w:rPr>
      </w:pPr>
      <w:proofErr w:type="spellStart"/>
      <w:r>
        <w:rPr>
          <w:rFonts w:ascii="Times New Roman" w:hAnsi="Times New Roman" w:cs="Times New Roman"/>
          <w:sz w:val="28"/>
          <w:szCs w:val="26"/>
          <w:lang w:val="en-US"/>
        </w:rPr>
        <w:t>Kiểm</w:t>
      </w:r>
      <w:proofErr w:type="spellEnd"/>
      <w:r>
        <w:rPr>
          <w:rFonts w:ascii="Times New Roman" w:hAnsi="Times New Roman" w:cs="Times New Roman"/>
          <w:sz w:val="28"/>
          <w:szCs w:val="26"/>
          <w:lang w:val="en-US"/>
        </w:rPr>
        <w:t xml:space="preserve"> </w:t>
      </w:r>
      <w:proofErr w:type="spellStart"/>
      <w:r>
        <w:rPr>
          <w:rFonts w:ascii="Times New Roman" w:hAnsi="Times New Roman" w:cs="Times New Roman"/>
          <w:sz w:val="28"/>
          <w:szCs w:val="26"/>
          <w:lang w:val="en-US"/>
        </w:rPr>
        <w:t>định</w:t>
      </w:r>
      <w:proofErr w:type="spellEnd"/>
      <w:r w:rsidR="00D86FC2" w:rsidRPr="009A26D8">
        <w:rPr>
          <w:rFonts w:ascii="Times New Roman" w:hAnsi="Times New Roman" w:cs="Times New Roman"/>
          <w:sz w:val="28"/>
          <w:szCs w:val="26"/>
        </w:rPr>
        <w:t xml:space="preserve"> ANOVA với tập tin dữ liệu (gồm Levene, ANOVA, Tukey Test):</w:t>
      </w:r>
      <w:r w:rsidR="00D86FC2">
        <w:rPr>
          <w:rFonts w:ascii="Times New Roman" w:hAnsi="Times New Roman" w:cs="Times New Roman"/>
          <w:sz w:val="28"/>
          <w:szCs w:val="26"/>
          <w:lang w:val="en-US"/>
        </w:rPr>
        <w:t xml:space="preserve"> </w:t>
      </w:r>
      <w:r w:rsidR="00D86FC2" w:rsidRPr="009A26D8">
        <w:rPr>
          <w:rFonts w:ascii="Times New Roman" w:hAnsi="Times New Roman" w:cs="Times New Roman"/>
          <w:sz w:val="28"/>
          <w:szCs w:val="26"/>
        </w:rPr>
        <w:t>Insurance Survey</w:t>
      </w:r>
      <w:r w:rsidR="009F5056">
        <w:rPr>
          <w:rFonts w:ascii="Times New Roman" w:hAnsi="Times New Roman" w:cs="Times New Roman"/>
          <w:sz w:val="28"/>
          <w:szCs w:val="26"/>
          <w:lang w:val="en-US"/>
        </w:rPr>
        <w:t>.</w:t>
      </w:r>
    </w:p>
    <w:p w14:paraId="6211B708" w14:textId="77BD2CB3" w:rsidR="009F5056" w:rsidRPr="009F5056" w:rsidRDefault="00D465FB" w:rsidP="00D86FC2">
      <w:pPr>
        <w:ind w:left="360"/>
        <w:rPr>
          <w:rFonts w:ascii="Times New Roman" w:hAnsi="Times New Roman" w:cs="Times New Roman"/>
          <w:sz w:val="28"/>
          <w:szCs w:val="26"/>
        </w:rPr>
      </w:pPr>
      <w:proofErr w:type="spellStart"/>
      <w:r>
        <w:rPr>
          <w:rFonts w:ascii="Times New Roman" w:hAnsi="Times New Roman" w:cs="Times New Roman"/>
          <w:sz w:val="28"/>
          <w:szCs w:val="26"/>
          <w:lang w:val="en-US"/>
        </w:rPr>
        <w:t>Có</w:t>
      </w:r>
      <w:proofErr w:type="spellEnd"/>
      <w:r>
        <w:rPr>
          <w:rFonts w:ascii="Times New Roman" w:hAnsi="Times New Roman" w:cs="Times New Roman"/>
          <w:sz w:val="28"/>
          <w:szCs w:val="26"/>
          <w:lang w:val="en-US"/>
        </w:rPr>
        <w:t xml:space="preserve"> </w:t>
      </w:r>
      <w:proofErr w:type="spellStart"/>
      <w:r>
        <w:rPr>
          <w:rFonts w:ascii="Times New Roman" w:hAnsi="Times New Roman" w:cs="Times New Roman"/>
          <w:sz w:val="28"/>
          <w:szCs w:val="26"/>
          <w:lang w:val="en-US"/>
        </w:rPr>
        <w:t>thể</w:t>
      </w:r>
      <w:proofErr w:type="spellEnd"/>
      <w:r w:rsidR="009F5056" w:rsidRPr="009F5056">
        <w:rPr>
          <w:rFonts w:ascii="Times New Roman" w:hAnsi="Times New Roman" w:cs="Times New Roman"/>
          <w:sz w:val="28"/>
          <w:szCs w:val="26"/>
        </w:rPr>
        <w:t xml:space="preserve"> cho rằng có sự khác nhau giữa từng nhóm tình trạng hôn nhân đối với mức độ hài lòng bảo hiểm</w:t>
      </w:r>
      <w:r>
        <w:rPr>
          <w:rFonts w:ascii="Times New Roman" w:hAnsi="Times New Roman" w:cs="Times New Roman"/>
          <w:sz w:val="28"/>
          <w:szCs w:val="26"/>
          <w:lang w:val="en-US"/>
        </w:rPr>
        <w:t xml:space="preserve"> </w:t>
      </w:r>
      <w:proofErr w:type="spellStart"/>
      <w:r>
        <w:rPr>
          <w:rFonts w:ascii="Times New Roman" w:hAnsi="Times New Roman" w:cs="Times New Roman"/>
          <w:sz w:val="28"/>
          <w:szCs w:val="26"/>
          <w:lang w:val="en-US"/>
        </w:rPr>
        <w:t>là</w:t>
      </w:r>
      <w:proofErr w:type="spellEnd"/>
      <w:r>
        <w:rPr>
          <w:rFonts w:ascii="Times New Roman" w:hAnsi="Times New Roman" w:cs="Times New Roman"/>
          <w:sz w:val="28"/>
          <w:szCs w:val="26"/>
          <w:lang w:val="en-US"/>
        </w:rPr>
        <w:t xml:space="preserve"> </w:t>
      </w:r>
      <w:proofErr w:type="spellStart"/>
      <w:r>
        <w:rPr>
          <w:rFonts w:ascii="Times New Roman" w:hAnsi="Times New Roman" w:cs="Times New Roman"/>
          <w:sz w:val="28"/>
          <w:szCs w:val="26"/>
          <w:lang w:val="en-US"/>
        </w:rPr>
        <w:t>đúng</w:t>
      </w:r>
      <w:proofErr w:type="spellEnd"/>
      <w:r>
        <w:rPr>
          <w:rFonts w:ascii="Times New Roman" w:hAnsi="Times New Roman" w:cs="Times New Roman"/>
          <w:sz w:val="28"/>
          <w:szCs w:val="26"/>
          <w:lang w:val="en-US"/>
        </w:rPr>
        <w:t xml:space="preserve"> hay </w:t>
      </w:r>
      <w:proofErr w:type="spellStart"/>
      <w:r>
        <w:rPr>
          <w:rFonts w:ascii="Times New Roman" w:hAnsi="Times New Roman" w:cs="Times New Roman"/>
          <w:sz w:val="28"/>
          <w:szCs w:val="26"/>
          <w:lang w:val="en-US"/>
        </w:rPr>
        <w:t>không</w:t>
      </w:r>
      <w:proofErr w:type="spellEnd"/>
      <w:r w:rsidR="009F5056" w:rsidRPr="009F5056">
        <w:rPr>
          <w:rFonts w:ascii="Times New Roman" w:hAnsi="Times New Roman" w:cs="Times New Roman"/>
          <w:sz w:val="28"/>
          <w:szCs w:val="26"/>
        </w:rPr>
        <w:t>?</w:t>
      </w:r>
    </w:p>
    <w:p w14:paraId="0C5FC7A4" w14:textId="62F9CCFB" w:rsidR="008745AE" w:rsidRPr="00592709" w:rsidRDefault="008745AE" w:rsidP="008745AE">
      <w:pPr>
        <w:ind w:firstLine="360"/>
        <w:rPr>
          <w:rFonts w:ascii="Times New Roman" w:hAnsi="Times New Roman" w:cs="Times New Roman"/>
          <w:sz w:val="28"/>
          <w:szCs w:val="26"/>
        </w:rPr>
      </w:pPr>
      <w:r w:rsidRPr="008745AE">
        <w:rPr>
          <w:rFonts w:ascii="Times New Roman" w:hAnsi="Times New Roman" w:cs="Times New Roman"/>
          <w:sz w:val="28"/>
          <w:szCs w:val="26"/>
        </w:rPr>
        <w:t xml:space="preserve">Với </w:t>
      </w:r>
      <w:r w:rsidR="00AA4082" w:rsidRPr="00592709">
        <w:rPr>
          <w:rFonts w:ascii="Times New Roman" w:hAnsi="Times New Roman" w:cs="Times New Roman"/>
          <w:sz w:val="28"/>
          <w:szCs w:val="26"/>
        </w:rPr>
        <w:t>m</w:t>
      </w:r>
      <w:r w:rsidRPr="008745AE">
        <w:rPr>
          <w:rFonts w:ascii="Times New Roman" w:hAnsi="Times New Roman" w:cs="Times New Roman"/>
          <w:sz w:val="28"/>
          <w:szCs w:val="26"/>
        </w:rPr>
        <w:t>ức ý nghĩa α = 0.05</w:t>
      </w:r>
      <w:r w:rsidR="00AA4082" w:rsidRPr="00592709">
        <w:rPr>
          <w:rFonts w:ascii="Times New Roman" w:hAnsi="Times New Roman" w:cs="Times New Roman"/>
          <w:sz w:val="28"/>
          <w:szCs w:val="26"/>
        </w:rPr>
        <w:t>.</w:t>
      </w:r>
    </w:p>
    <w:p w14:paraId="517AA1A3" w14:textId="5F9FE37B" w:rsidR="008745AE" w:rsidRPr="00592709" w:rsidRDefault="008745AE" w:rsidP="009E7C51">
      <w:pPr>
        <w:pStyle w:val="ListParagraph"/>
        <w:numPr>
          <w:ilvl w:val="0"/>
          <w:numId w:val="12"/>
        </w:numPr>
        <w:rPr>
          <w:rFonts w:ascii="Times New Roman" w:hAnsi="Times New Roman" w:cs="Times New Roman"/>
          <w:sz w:val="28"/>
          <w:szCs w:val="26"/>
          <w:lang w:val="vi-VN"/>
        </w:rPr>
      </w:pPr>
      <w:r w:rsidRPr="00592709">
        <w:rPr>
          <w:rFonts w:ascii="Times New Roman" w:hAnsi="Times New Roman" w:cs="Times New Roman"/>
          <w:sz w:val="28"/>
          <w:szCs w:val="26"/>
          <w:lang w:val="vi-VN"/>
        </w:rPr>
        <w:t>Giả thiết H</w:t>
      </w:r>
      <w:r w:rsidR="003B240D" w:rsidRPr="00592709">
        <w:rPr>
          <w:rFonts w:ascii="Times New Roman" w:hAnsi="Times New Roman" w:cs="Times New Roman"/>
          <w:sz w:val="28"/>
          <w:szCs w:val="26"/>
          <w:lang w:val="vi-VN"/>
        </w:rPr>
        <w:t>0:</w:t>
      </w:r>
      <w:r w:rsidRPr="00592709">
        <w:rPr>
          <w:rFonts w:ascii="Times New Roman" w:hAnsi="Times New Roman" w:cs="Times New Roman"/>
          <w:sz w:val="28"/>
          <w:szCs w:val="26"/>
          <w:lang w:val="vi-VN"/>
        </w:rPr>
        <w:t xml:space="preserve"> µ1=µ2= µ3 (tức là </w:t>
      </w:r>
      <w:r w:rsidR="009E6A67" w:rsidRPr="00592709">
        <w:rPr>
          <w:rFonts w:ascii="Times New Roman" w:hAnsi="Times New Roman" w:cs="Times New Roman"/>
          <w:sz w:val="28"/>
          <w:szCs w:val="26"/>
          <w:lang w:val="vi-VN"/>
        </w:rPr>
        <w:t>trình độ học vấn</w:t>
      </w:r>
      <w:r w:rsidRPr="00592709">
        <w:rPr>
          <w:rFonts w:ascii="Times New Roman" w:hAnsi="Times New Roman" w:cs="Times New Roman"/>
          <w:sz w:val="28"/>
          <w:szCs w:val="26"/>
          <w:lang w:val="vi-VN"/>
        </w:rPr>
        <w:t xml:space="preserve"> không ảnh hưởng đến mức độ hài lòng bảo hiểm)</w:t>
      </w:r>
      <w:r w:rsidR="00AA4082" w:rsidRPr="00592709">
        <w:rPr>
          <w:rFonts w:ascii="Times New Roman" w:hAnsi="Times New Roman" w:cs="Times New Roman"/>
          <w:sz w:val="28"/>
          <w:szCs w:val="26"/>
          <w:lang w:val="vi-VN"/>
        </w:rPr>
        <w:t>.</w:t>
      </w:r>
    </w:p>
    <w:p w14:paraId="6897D9DB" w14:textId="453C2325" w:rsidR="008745AE" w:rsidRPr="00592709" w:rsidRDefault="008745AE" w:rsidP="009E7C51">
      <w:pPr>
        <w:pStyle w:val="ListParagraph"/>
        <w:numPr>
          <w:ilvl w:val="0"/>
          <w:numId w:val="12"/>
        </w:numPr>
        <w:rPr>
          <w:rFonts w:ascii="Times New Roman" w:hAnsi="Times New Roman" w:cs="Times New Roman"/>
          <w:sz w:val="28"/>
          <w:szCs w:val="26"/>
          <w:lang w:val="vi-VN"/>
        </w:rPr>
      </w:pPr>
      <w:r w:rsidRPr="00592709">
        <w:rPr>
          <w:rFonts w:ascii="Times New Roman" w:hAnsi="Times New Roman" w:cs="Times New Roman"/>
          <w:sz w:val="28"/>
          <w:szCs w:val="26"/>
          <w:lang w:val="vi-VN"/>
        </w:rPr>
        <w:t xml:space="preserve">Đối thiết H1: </w:t>
      </w:r>
      <w:r w:rsidR="009E6A67" w:rsidRPr="00592709">
        <w:rPr>
          <w:rFonts w:ascii="Times New Roman" w:hAnsi="Times New Roman" w:cs="Times New Roman"/>
          <w:sz w:val="28"/>
          <w:szCs w:val="26"/>
          <w:lang w:val="vi-VN"/>
        </w:rPr>
        <w:t>trình độ học vấn</w:t>
      </w:r>
      <w:r w:rsidRPr="00592709">
        <w:rPr>
          <w:rFonts w:ascii="Times New Roman" w:hAnsi="Times New Roman" w:cs="Times New Roman"/>
          <w:sz w:val="28"/>
          <w:szCs w:val="26"/>
          <w:lang w:val="vi-VN"/>
        </w:rPr>
        <w:t xml:space="preserve"> ảnh hưởng đến mức độ hài </w:t>
      </w:r>
      <w:r w:rsidR="007A2D58" w:rsidRPr="00592709">
        <w:rPr>
          <w:rFonts w:ascii="Times New Roman" w:hAnsi="Times New Roman" w:cs="Times New Roman"/>
          <w:sz w:val="28"/>
          <w:szCs w:val="26"/>
          <w:lang w:val="vi-VN"/>
        </w:rPr>
        <w:t>lòng</w:t>
      </w:r>
      <w:r w:rsidRPr="00592709">
        <w:rPr>
          <w:rFonts w:ascii="Times New Roman" w:hAnsi="Times New Roman" w:cs="Times New Roman"/>
          <w:sz w:val="28"/>
          <w:szCs w:val="26"/>
          <w:lang w:val="vi-VN"/>
        </w:rPr>
        <w:t xml:space="preserve"> bảo hiểm</w:t>
      </w:r>
      <w:r w:rsidR="00AA4082" w:rsidRPr="00592709">
        <w:rPr>
          <w:rFonts w:ascii="Times New Roman" w:hAnsi="Times New Roman" w:cs="Times New Roman"/>
          <w:sz w:val="28"/>
          <w:szCs w:val="26"/>
          <w:lang w:val="vi-VN"/>
        </w:rPr>
        <w:t>.</w:t>
      </w:r>
    </w:p>
    <w:p w14:paraId="33534A82" w14:textId="248D9920" w:rsidR="00D86FC2" w:rsidRPr="00592709" w:rsidRDefault="00D86FC2" w:rsidP="00D86FC2">
      <w:pPr>
        <w:ind w:left="360"/>
        <w:rPr>
          <w:rFonts w:ascii="Times New Roman" w:hAnsi="Times New Roman" w:cs="Times New Roman"/>
          <w:sz w:val="28"/>
          <w:szCs w:val="26"/>
        </w:rPr>
      </w:pPr>
    </w:p>
    <w:p w14:paraId="7813271B" w14:textId="4BBCE31E" w:rsidR="00A27992" w:rsidRDefault="00A27992" w:rsidP="009E7C51">
      <w:pPr>
        <w:pStyle w:val="ListParagraph"/>
        <w:numPr>
          <w:ilvl w:val="1"/>
          <w:numId w:val="2"/>
        </w:numPr>
        <w:spacing w:line="360" w:lineRule="auto"/>
        <w:ind w:left="900" w:hanging="540"/>
        <w:outlineLvl w:val="2"/>
        <w:rPr>
          <w:rFonts w:ascii="Times New Roman" w:hAnsi="Times New Roman" w:cs="Times New Roman"/>
          <w:b/>
          <w:bCs/>
          <w:color w:val="4472C4" w:themeColor="accent1"/>
          <w:sz w:val="28"/>
          <w:szCs w:val="28"/>
        </w:rPr>
      </w:pPr>
      <w:bookmarkStart w:id="7" w:name="_Toc99052341"/>
      <w:proofErr w:type="spellStart"/>
      <w:r w:rsidRPr="00F66E46">
        <w:rPr>
          <w:rFonts w:ascii="Times New Roman" w:hAnsi="Times New Roman" w:cs="Times New Roman"/>
          <w:b/>
          <w:bCs/>
          <w:color w:val="4472C4" w:themeColor="accent1"/>
          <w:sz w:val="28"/>
          <w:szCs w:val="28"/>
        </w:rPr>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Excel</w:t>
      </w:r>
      <w:bookmarkEnd w:id="7"/>
    </w:p>
    <w:p w14:paraId="336202A0" w14:textId="5A8C3921" w:rsidR="001715EC" w:rsidRPr="00EB508F" w:rsidRDefault="00BE57F9" w:rsidP="001715EC">
      <w:pPr>
        <w:spacing w:line="360" w:lineRule="auto"/>
        <w:ind w:left="360"/>
        <w:rPr>
          <w:rFonts w:ascii="Times New Roman" w:hAnsi="Times New Roman" w:cs="Times New Roman"/>
          <w:sz w:val="28"/>
          <w:szCs w:val="26"/>
          <w:lang w:val="fr-FR"/>
        </w:rPr>
      </w:pPr>
      <w:proofErr w:type="spellStart"/>
      <w:r w:rsidRPr="00EB508F">
        <w:rPr>
          <w:rFonts w:ascii="Times New Roman" w:hAnsi="Times New Roman" w:cs="Times New Roman"/>
          <w:sz w:val="28"/>
          <w:szCs w:val="26"/>
          <w:lang w:val="fr-FR"/>
        </w:rPr>
        <w:t>Từ</w:t>
      </w:r>
      <w:proofErr w:type="spellEnd"/>
      <w:r w:rsidRPr="00EB508F">
        <w:rPr>
          <w:rFonts w:ascii="Times New Roman" w:hAnsi="Times New Roman" w:cs="Times New Roman"/>
          <w:sz w:val="28"/>
          <w:szCs w:val="26"/>
          <w:lang w:val="fr-FR"/>
        </w:rPr>
        <w:t xml:space="preserve"> </w:t>
      </w:r>
      <w:proofErr w:type="spellStart"/>
      <w:r w:rsidR="00131502" w:rsidRPr="00EB508F">
        <w:rPr>
          <w:rFonts w:ascii="Times New Roman" w:hAnsi="Times New Roman" w:cs="Times New Roman"/>
          <w:sz w:val="28"/>
          <w:szCs w:val="26"/>
          <w:lang w:val="fr-FR"/>
        </w:rPr>
        <w:t>tập</w:t>
      </w:r>
      <w:proofErr w:type="spellEnd"/>
      <w:r w:rsidR="00131502" w:rsidRPr="00EB508F">
        <w:rPr>
          <w:rFonts w:ascii="Times New Roman" w:hAnsi="Times New Roman" w:cs="Times New Roman"/>
          <w:sz w:val="28"/>
          <w:szCs w:val="26"/>
          <w:lang w:val="fr-FR"/>
        </w:rPr>
        <w:t xml:space="preserve"> tin </w:t>
      </w:r>
      <w:proofErr w:type="spellStart"/>
      <w:r w:rsidR="00131502" w:rsidRPr="00EB508F">
        <w:rPr>
          <w:rFonts w:ascii="Times New Roman" w:hAnsi="Times New Roman" w:cs="Times New Roman"/>
          <w:sz w:val="28"/>
          <w:szCs w:val="26"/>
          <w:lang w:val="fr-FR"/>
        </w:rPr>
        <w:t>dữ</w:t>
      </w:r>
      <w:proofErr w:type="spellEnd"/>
      <w:r w:rsidR="00131502" w:rsidRPr="00EB508F">
        <w:rPr>
          <w:rFonts w:ascii="Times New Roman" w:hAnsi="Times New Roman" w:cs="Times New Roman"/>
          <w:sz w:val="28"/>
          <w:szCs w:val="26"/>
          <w:lang w:val="fr-FR"/>
        </w:rPr>
        <w:t xml:space="preserve"> </w:t>
      </w:r>
      <w:proofErr w:type="spellStart"/>
      <w:r w:rsidR="00131502" w:rsidRPr="00EB508F">
        <w:rPr>
          <w:rFonts w:ascii="Times New Roman" w:hAnsi="Times New Roman" w:cs="Times New Roman"/>
          <w:sz w:val="28"/>
          <w:szCs w:val="26"/>
          <w:lang w:val="fr-FR"/>
        </w:rPr>
        <w:t>liệu</w:t>
      </w:r>
      <w:proofErr w:type="spellEnd"/>
      <w:r w:rsidR="00131502" w:rsidRPr="00EB508F">
        <w:rPr>
          <w:rFonts w:ascii="Times New Roman" w:hAnsi="Times New Roman" w:cs="Times New Roman"/>
          <w:sz w:val="28"/>
          <w:szCs w:val="26"/>
          <w:lang w:val="fr-FR"/>
        </w:rPr>
        <w:t xml:space="preserve"> </w:t>
      </w:r>
      <w:proofErr w:type="spellStart"/>
      <w:r w:rsidR="00131502" w:rsidRPr="00EB508F">
        <w:rPr>
          <w:rFonts w:ascii="Times New Roman" w:hAnsi="Times New Roman" w:cs="Times New Roman"/>
          <w:sz w:val="28"/>
          <w:szCs w:val="26"/>
          <w:lang w:val="fr-FR"/>
        </w:rPr>
        <w:t>Insurance</w:t>
      </w:r>
      <w:proofErr w:type="spellEnd"/>
      <w:r w:rsidR="00131502" w:rsidRPr="00EB508F">
        <w:rPr>
          <w:rFonts w:ascii="Times New Roman" w:hAnsi="Times New Roman" w:cs="Times New Roman"/>
          <w:sz w:val="28"/>
          <w:szCs w:val="26"/>
          <w:lang w:val="fr-FR"/>
        </w:rPr>
        <w:t xml:space="preserve"> Survey</w:t>
      </w:r>
      <w:r w:rsidR="002F00CD" w:rsidRPr="00EB508F">
        <w:rPr>
          <w:rFonts w:ascii="Times New Roman" w:hAnsi="Times New Roman" w:cs="Times New Roman"/>
          <w:sz w:val="28"/>
          <w:szCs w:val="26"/>
          <w:lang w:val="fr-FR"/>
        </w:rPr>
        <w:t xml:space="preserve">, </w:t>
      </w:r>
      <w:r w:rsidR="005C0F20" w:rsidRPr="00EB508F">
        <w:rPr>
          <w:rFonts w:ascii="Times New Roman" w:hAnsi="Times New Roman" w:cs="Times New Roman"/>
          <w:sz w:val="28"/>
          <w:szCs w:val="26"/>
          <w:lang w:val="fr-FR"/>
        </w:rPr>
        <w:t xml:space="preserve">ta </w:t>
      </w:r>
      <w:proofErr w:type="spellStart"/>
      <w:r w:rsidR="005C0F20" w:rsidRPr="00EB508F">
        <w:rPr>
          <w:rFonts w:ascii="Times New Roman" w:hAnsi="Times New Roman" w:cs="Times New Roman"/>
          <w:sz w:val="28"/>
          <w:szCs w:val="26"/>
          <w:lang w:val="fr-FR"/>
        </w:rPr>
        <w:t>lọc</w:t>
      </w:r>
      <w:proofErr w:type="spellEnd"/>
      <w:r w:rsidR="005C0F20" w:rsidRPr="00EB508F">
        <w:rPr>
          <w:rFonts w:ascii="Times New Roman" w:hAnsi="Times New Roman" w:cs="Times New Roman"/>
          <w:sz w:val="28"/>
          <w:szCs w:val="26"/>
          <w:lang w:val="fr-FR"/>
        </w:rPr>
        <w:t xml:space="preserve"> </w:t>
      </w:r>
      <w:proofErr w:type="spellStart"/>
      <w:r w:rsidR="005C0F20" w:rsidRPr="00EB508F">
        <w:rPr>
          <w:rFonts w:ascii="Times New Roman" w:hAnsi="Times New Roman" w:cs="Times New Roman"/>
          <w:sz w:val="28"/>
          <w:szCs w:val="26"/>
          <w:lang w:val="fr-FR"/>
        </w:rPr>
        <w:t>lấy</w:t>
      </w:r>
      <w:proofErr w:type="spellEnd"/>
      <w:r w:rsidR="005C0F20" w:rsidRPr="00EB508F">
        <w:rPr>
          <w:rFonts w:ascii="Times New Roman" w:hAnsi="Times New Roman" w:cs="Times New Roman"/>
          <w:sz w:val="28"/>
          <w:szCs w:val="26"/>
          <w:lang w:val="fr-FR"/>
        </w:rPr>
        <w:t xml:space="preserve"> </w:t>
      </w:r>
      <w:proofErr w:type="spellStart"/>
      <w:r w:rsidR="005C0F20" w:rsidRPr="00EB508F">
        <w:rPr>
          <w:rFonts w:ascii="Times New Roman" w:hAnsi="Times New Roman" w:cs="Times New Roman"/>
          <w:sz w:val="28"/>
          <w:szCs w:val="26"/>
          <w:lang w:val="fr-FR"/>
        </w:rPr>
        <w:t>hai</w:t>
      </w:r>
      <w:proofErr w:type="spellEnd"/>
      <w:r w:rsidR="005C0F20" w:rsidRPr="00EB508F">
        <w:rPr>
          <w:rFonts w:ascii="Times New Roman" w:hAnsi="Times New Roman" w:cs="Times New Roman"/>
          <w:sz w:val="28"/>
          <w:szCs w:val="26"/>
          <w:lang w:val="fr-FR"/>
        </w:rPr>
        <w:t xml:space="preserve"> </w:t>
      </w:r>
      <w:proofErr w:type="spellStart"/>
      <w:r w:rsidR="005C0F20" w:rsidRPr="00EB508F">
        <w:rPr>
          <w:rFonts w:ascii="Times New Roman" w:hAnsi="Times New Roman" w:cs="Times New Roman"/>
          <w:sz w:val="28"/>
          <w:szCs w:val="26"/>
          <w:lang w:val="fr-FR"/>
        </w:rPr>
        <w:t>cột</w:t>
      </w:r>
      <w:proofErr w:type="spellEnd"/>
      <w:r w:rsidR="005C0F20" w:rsidRPr="00EB508F">
        <w:rPr>
          <w:rFonts w:ascii="Times New Roman" w:hAnsi="Times New Roman" w:cs="Times New Roman"/>
          <w:sz w:val="28"/>
          <w:szCs w:val="26"/>
          <w:lang w:val="fr-FR"/>
        </w:rPr>
        <w:t xml:space="preserve"> </w:t>
      </w:r>
      <w:proofErr w:type="spellStart"/>
      <w:r w:rsidR="005C0F20" w:rsidRPr="00EB508F">
        <w:rPr>
          <w:rFonts w:ascii="Times New Roman" w:hAnsi="Times New Roman" w:cs="Times New Roman"/>
          <w:sz w:val="28"/>
          <w:szCs w:val="26"/>
          <w:lang w:val="fr-FR"/>
        </w:rPr>
        <w:t>dữ</w:t>
      </w:r>
      <w:proofErr w:type="spellEnd"/>
      <w:r w:rsidR="005C0F20" w:rsidRPr="00EB508F">
        <w:rPr>
          <w:rFonts w:ascii="Times New Roman" w:hAnsi="Times New Roman" w:cs="Times New Roman"/>
          <w:sz w:val="28"/>
          <w:szCs w:val="26"/>
          <w:lang w:val="fr-FR"/>
        </w:rPr>
        <w:t xml:space="preserve"> </w:t>
      </w:r>
      <w:proofErr w:type="spellStart"/>
      <w:r w:rsidR="005C0F20" w:rsidRPr="00EB508F">
        <w:rPr>
          <w:rFonts w:ascii="Times New Roman" w:hAnsi="Times New Roman" w:cs="Times New Roman"/>
          <w:sz w:val="28"/>
          <w:szCs w:val="26"/>
          <w:lang w:val="fr-FR"/>
        </w:rPr>
        <w:t>liệu</w:t>
      </w:r>
      <w:proofErr w:type="spellEnd"/>
      <w:r w:rsidR="005C0F20" w:rsidRPr="00EB508F">
        <w:rPr>
          <w:rFonts w:ascii="Times New Roman" w:hAnsi="Times New Roman" w:cs="Times New Roman"/>
          <w:sz w:val="28"/>
          <w:szCs w:val="26"/>
          <w:lang w:val="fr-FR"/>
        </w:rPr>
        <w:t xml:space="preserve"> là </w:t>
      </w:r>
      <w:r w:rsidR="00AD227B" w:rsidRPr="00EB508F">
        <w:rPr>
          <w:rFonts w:ascii="Times New Roman" w:hAnsi="Times New Roman" w:cs="Times New Roman"/>
          <w:sz w:val="28"/>
          <w:szCs w:val="26"/>
          <w:lang w:val="fr-FR"/>
        </w:rPr>
        <w:t xml:space="preserve">Education </w:t>
      </w:r>
      <w:proofErr w:type="spellStart"/>
      <w:r w:rsidR="00AD227B" w:rsidRPr="00EB508F">
        <w:rPr>
          <w:rFonts w:ascii="Times New Roman" w:hAnsi="Times New Roman" w:cs="Times New Roman"/>
          <w:sz w:val="28"/>
          <w:szCs w:val="26"/>
          <w:lang w:val="fr-FR"/>
        </w:rPr>
        <w:t>và</w:t>
      </w:r>
      <w:proofErr w:type="spellEnd"/>
      <w:r w:rsidR="00AD227B" w:rsidRPr="00EB508F">
        <w:rPr>
          <w:rFonts w:ascii="Times New Roman" w:hAnsi="Times New Roman" w:cs="Times New Roman"/>
          <w:sz w:val="28"/>
          <w:szCs w:val="26"/>
          <w:lang w:val="fr-FR"/>
        </w:rPr>
        <w:t xml:space="preserve"> Satisfaction.</w:t>
      </w:r>
    </w:p>
    <w:p w14:paraId="3DE6E92A" w14:textId="77D6F534" w:rsidR="00AD227B" w:rsidRDefault="00613C8D" w:rsidP="001715EC">
      <w:pPr>
        <w:spacing w:line="360" w:lineRule="auto"/>
        <w:ind w:left="360"/>
        <w:rPr>
          <w:rFonts w:ascii="Times New Roman" w:hAnsi="Times New Roman" w:cs="Times New Roman"/>
          <w:sz w:val="28"/>
          <w:szCs w:val="26"/>
          <w:lang w:val="en-US"/>
        </w:rPr>
      </w:pPr>
      <w:r w:rsidRPr="00EB508F">
        <w:rPr>
          <w:rFonts w:ascii="Times New Roman" w:hAnsi="Times New Roman" w:cs="Times New Roman"/>
          <w:sz w:val="28"/>
          <w:szCs w:val="26"/>
          <w:lang w:val="fr-FR"/>
        </w:rPr>
        <w:lastRenderedPageBreak/>
        <w:tab/>
      </w:r>
      <w:r w:rsidR="009A4BD1" w:rsidRPr="00EB508F">
        <w:rPr>
          <w:rFonts w:ascii="Times New Roman" w:hAnsi="Times New Roman" w:cs="Times New Roman"/>
          <w:sz w:val="28"/>
          <w:szCs w:val="26"/>
          <w:lang w:val="fr-FR"/>
        </w:rPr>
        <w:tab/>
      </w:r>
      <w:r w:rsidRPr="00613C8D">
        <w:rPr>
          <w:rFonts w:ascii="Times New Roman" w:hAnsi="Times New Roman" w:cs="Times New Roman"/>
          <w:noProof/>
          <w:sz w:val="28"/>
          <w:szCs w:val="26"/>
          <w:lang w:val="en-US"/>
        </w:rPr>
        <w:drawing>
          <wp:inline distT="0" distB="0" distL="0" distR="0" wp14:anchorId="4288B2F0" wp14:editId="21E7C33E">
            <wp:extent cx="1950720" cy="4801773"/>
            <wp:effectExtent l="0" t="0" r="0" b="0"/>
            <wp:docPr id="45" name="Picture 4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table&#10;&#10;Description automatically generated"/>
                    <pic:cNvPicPr/>
                  </pic:nvPicPr>
                  <pic:blipFill>
                    <a:blip r:embed="rId36"/>
                    <a:stretch>
                      <a:fillRect/>
                    </a:stretch>
                  </pic:blipFill>
                  <pic:spPr>
                    <a:xfrm>
                      <a:off x="0" y="0"/>
                      <a:ext cx="1952266" cy="4805579"/>
                    </a:xfrm>
                    <a:prstGeom prst="rect">
                      <a:avLst/>
                    </a:prstGeom>
                  </pic:spPr>
                </pic:pic>
              </a:graphicData>
            </a:graphic>
          </wp:inline>
        </w:drawing>
      </w:r>
    </w:p>
    <w:p w14:paraId="37229B91" w14:textId="32339EC8" w:rsidR="00EA0468" w:rsidRDefault="003D1F17" w:rsidP="001715EC">
      <w:pPr>
        <w:spacing w:line="360" w:lineRule="auto"/>
        <w:ind w:left="360"/>
        <w:rPr>
          <w:rFonts w:ascii="Times New Roman" w:hAnsi="Times New Roman" w:cs="Times New Roman"/>
          <w:sz w:val="28"/>
          <w:szCs w:val="26"/>
          <w:lang w:val="en-US"/>
        </w:rPr>
      </w:pPr>
      <w:r>
        <w:rPr>
          <w:rFonts w:ascii="Times New Roman" w:hAnsi="Times New Roman" w:cs="Times New Roman"/>
          <w:sz w:val="28"/>
          <w:szCs w:val="26"/>
          <w:lang w:val="en-US"/>
        </w:rPr>
        <w:t xml:space="preserve">Sau </w:t>
      </w:r>
      <w:proofErr w:type="spellStart"/>
      <w:r>
        <w:rPr>
          <w:rFonts w:ascii="Times New Roman" w:hAnsi="Times New Roman" w:cs="Times New Roman"/>
          <w:sz w:val="28"/>
          <w:szCs w:val="26"/>
          <w:lang w:val="en-US"/>
        </w:rPr>
        <w:t>đó</w:t>
      </w:r>
      <w:proofErr w:type="spellEnd"/>
      <w:r>
        <w:rPr>
          <w:rFonts w:ascii="Times New Roman" w:hAnsi="Times New Roman" w:cs="Times New Roman"/>
          <w:sz w:val="28"/>
          <w:szCs w:val="26"/>
          <w:lang w:val="en-US"/>
        </w:rPr>
        <w:t xml:space="preserve"> </w:t>
      </w:r>
      <w:proofErr w:type="spellStart"/>
      <w:r>
        <w:rPr>
          <w:rFonts w:ascii="Times New Roman" w:hAnsi="Times New Roman" w:cs="Times New Roman"/>
          <w:sz w:val="28"/>
          <w:szCs w:val="26"/>
          <w:lang w:val="en-US"/>
        </w:rPr>
        <w:t>lọc</w:t>
      </w:r>
      <w:proofErr w:type="spellEnd"/>
      <w:r>
        <w:rPr>
          <w:rFonts w:ascii="Times New Roman" w:hAnsi="Times New Roman" w:cs="Times New Roman"/>
          <w:sz w:val="28"/>
          <w:szCs w:val="26"/>
          <w:lang w:val="en-US"/>
        </w:rPr>
        <w:t xml:space="preserve"> </w:t>
      </w:r>
      <w:proofErr w:type="spellStart"/>
      <w:r>
        <w:rPr>
          <w:rFonts w:ascii="Times New Roman" w:hAnsi="Times New Roman" w:cs="Times New Roman"/>
          <w:sz w:val="28"/>
          <w:szCs w:val="26"/>
          <w:lang w:val="en-US"/>
        </w:rPr>
        <w:t>dữ</w:t>
      </w:r>
      <w:proofErr w:type="spellEnd"/>
      <w:r>
        <w:rPr>
          <w:rFonts w:ascii="Times New Roman" w:hAnsi="Times New Roman" w:cs="Times New Roman"/>
          <w:sz w:val="28"/>
          <w:szCs w:val="26"/>
          <w:lang w:val="en-US"/>
        </w:rPr>
        <w:t xml:space="preserve"> </w:t>
      </w:r>
      <w:proofErr w:type="spellStart"/>
      <w:r>
        <w:rPr>
          <w:rFonts w:ascii="Times New Roman" w:hAnsi="Times New Roman" w:cs="Times New Roman"/>
          <w:sz w:val="28"/>
          <w:szCs w:val="26"/>
          <w:lang w:val="en-US"/>
        </w:rPr>
        <w:t>liệu</w:t>
      </w:r>
      <w:proofErr w:type="spellEnd"/>
      <w:r>
        <w:rPr>
          <w:rFonts w:ascii="Times New Roman" w:hAnsi="Times New Roman" w:cs="Times New Roman"/>
          <w:sz w:val="28"/>
          <w:szCs w:val="26"/>
          <w:lang w:val="en-US"/>
        </w:rPr>
        <w:t xml:space="preserve"> </w:t>
      </w:r>
      <w:proofErr w:type="spellStart"/>
      <w:r>
        <w:rPr>
          <w:rFonts w:ascii="Times New Roman" w:hAnsi="Times New Roman" w:cs="Times New Roman"/>
          <w:sz w:val="28"/>
          <w:szCs w:val="26"/>
          <w:lang w:val="en-US"/>
        </w:rPr>
        <w:t>thành</w:t>
      </w:r>
      <w:proofErr w:type="spellEnd"/>
      <w:r>
        <w:rPr>
          <w:rFonts w:ascii="Times New Roman" w:hAnsi="Times New Roman" w:cs="Times New Roman"/>
          <w:sz w:val="28"/>
          <w:szCs w:val="26"/>
          <w:lang w:val="en-US"/>
        </w:rPr>
        <w:t xml:space="preserve"> 3 </w:t>
      </w:r>
      <w:proofErr w:type="spellStart"/>
      <w:r>
        <w:rPr>
          <w:rFonts w:ascii="Times New Roman" w:hAnsi="Times New Roman" w:cs="Times New Roman"/>
          <w:sz w:val="28"/>
          <w:szCs w:val="26"/>
          <w:lang w:val="en-US"/>
        </w:rPr>
        <w:t>nhóm</w:t>
      </w:r>
      <w:proofErr w:type="spellEnd"/>
      <w:r>
        <w:rPr>
          <w:rFonts w:ascii="Times New Roman" w:hAnsi="Times New Roman" w:cs="Times New Roman"/>
          <w:sz w:val="28"/>
          <w:szCs w:val="26"/>
          <w:lang w:val="en-US"/>
        </w:rPr>
        <w:t xml:space="preserve"> </w:t>
      </w:r>
      <w:proofErr w:type="spellStart"/>
      <w:r>
        <w:rPr>
          <w:rFonts w:ascii="Times New Roman" w:hAnsi="Times New Roman" w:cs="Times New Roman"/>
          <w:sz w:val="28"/>
          <w:szCs w:val="26"/>
          <w:lang w:val="en-US"/>
        </w:rPr>
        <w:t>dựa</w:t>
      </w:r>
      <w:proofErr w:type="spellEnd"/>
      <w:r>
        <w:rPr>
          <w:rFonts w:ascii="Times New Roman" w:hAnsi="Times New Roman" w:cs="Times New Roman"/>
          <w:sz w:val="28"/>
          <w:szCs w:val="26"/>
          <w:lang w:val="en-US"/>
        </w:rPr>
        <w:t xml:space="preserve"> </w:t>
      </w:r>
      <w:proofErr w:type="spellStart"/>
      <w:r>
        <w:rPr>
          <w:rFonts w:ascii="Times New Roman" w:hAnsi="Times New Roman" w:cs="Times New Roman"/>
          <w:sz w:val="28"/>
          <w:szCs w:val="26"/>
          <w:lang w:val="en-US"/>
        </w:rPr>
        <w:t>trên</w:t>
      </w:r>
      <w:proofErr w:type="spellEnd"/>
      <w:r>
        <w:rPr>
          <w:rFonts w:ascii="Times New Roman" w:hAnsi="Times New Roman" w:cs="Times New Roman"/>
          <w:sz w:val="28"/>
          <w:szCs w:val="26"/>
          <w:lang w:val="en-US"/>
        </w:rPr>
        <w:t xml:space="preserve"> </w:t>
      </w:r>
      <w:r w:rsidRPr="00AD227B">
        <w:rPr>
          <w:rFonts w:ascii="Times New Roman" w:hAnsi="Times New Roman" w:cs="Times New Roman"/>
          <w:sz w:val="28"/>
          <w:szCs w:val="26"/>
          <w:lang w:val="en-US"/>
        </w:rPr>
        <w:t>Education</w:t>
      </w:r>
      <w:r>
        <w:rPr>
          <w:rFonts w:ascii="Times New Roman" w:hAnsi="Times New Roman" w:cs="Times New Roman"/>
          <w:sz w:val="28"/>
          <w:szCs w:val="26"/>
          <w:lang w:val="en-US"/>
        </w:rPr>
        <w:t xml:space="preserve"> </w:t>
      </w:r>
      <w:proofErr w:type="spellStart"/>
      <w:r>
        <w:rPr>
          <w:rFonts w:ascii="Times New Roman" w:hAnsi="Times New Roman" w:cs="Times New Roman"/>
          <w:sz w:val="28"/>
          <w:szCs w:val="26"/>
          <w:lang w:val="en-US"/>
        </w:rPr>
        <w:t>như</w:t>
      </w:r>
      <w:proofErr w:type="spellEnd"/>
      <w:r>
        <w:rPr>
          <w:rFonts w:ascii="Times New Roman" w:hAnsi="Times New Roman" w:cs="Times New Roman"/>
          <w:sz w:val="28"/>
          <w:szCs w:val="26"/>
          <w:lang w:val="en-US"/>
        </w:rPr>
        <w:t xml:space="preserve"> </w:t>
      </w:r>
      <w:proofErr w:type="spellStart"/>
      <w:r>
        <w:rPr>
          <w:rFonts w:ascii="Times New Roman" w:hAnsi="Times New Roman" w:cs="Times New Roman"/>
          <w:sz w:val="28"/>
          <w:szCs w:val="26"/>
          <w:lang w:val="en-US"/>
        </w:rPr>
        <w:t>hình</w:t>
      </w:r>
      <w:proofErr w:type="spellEnd"/>
    </w:p>
    <w:p w14:paraId="3B102871" w14:textId="1CC0EBA9" w:rsidR="003D1F17" w:rsidRPr="00BE57F9" w:rsidRDefault="009A4BD1" w:rsidP="001715EC">
      <w:pPr>
        <w:spacing w:line="360" w:lineRule="auto"/>
        <w:ind w:left="360"/>
        <w:rPr>
          <w:rFonts w:ascii="Times New Roman" w:hAnsi="Times New Roman" w:cs="Times New Roman"/>
          <w:sz w:val="28"/>
          <w:szCs w:val="26"/>
          <w:lang w:val="en-US"/>
        </w:rPr>
      </w:pPr>
      <w:r>
        <w:rPr>
          <w:rFonts w:ascii="Times New Roman" w:hAnsi="Times New Roman" w:cs="Times New Roman"/>
          <w:sz w:val="28"/>
          <w:szCs w:val="26"/>
          <w:lang w:val="en-US"/>
        </w:rPr>
        <w:tab/>
      </w:r>
      <w:r>
        <w:rPr>
          <w:rFonts w:ascii="Times New Roman" w:hAnsi="Times New Roman" w:cs="Times New Roman"/>
          <w:sz w:val="28"/>
          <w:szCs w:val="26"/>
          <w:lang w:val="en-US"/>
        </w:rPr>
        <w:tab/>
      </w:r>
      <w:r w:rsidRPr="009A4BD1">
        <w:rPr>
          <w:rFonts w:ascii="Times New Roman" w:hAnsi="Times New Roman" w:cs="Times New Roman"/>
          <w:noProof/>
          <w:sz w:val="28"/>
          <w:szCs w:val="26"/>
          <w:lang w:val="en-US"/>
        </w:rPr>
        <w:drawing>
          <wp:inline distT="0" distB="0" distL="0" distR="0" wp14:anchorId="301D7994" wp14:editId="4A738123">
            <wp:extent cx="3535680" cy="1979042"/>
            <wp:effectExtent l="0" t="0" r="7620" b="254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37"/>
                    <a:stretch>
                      <a:fillRect/>
                    </a:stretch>
                  </pic:blipFill>
                  <pic:spPr>
                    <a:xfrm>
                      <a:off x="0" y="0"/>
                      <a:ext cx="3538702" cy="1980733"/>
                    </a:xfrm>
                    <a:prstGeom prst="rect">
                      <a:avLst/>
                    </a:prstGeom>
                  </pic:spPr>
                </pic:pic>
              </a:graphicData>
            </a:graphic>
          </wp:inline>
        </w:drawing>
      </w:r>
    </w:p>
    <w:p w14:paraId="08F0CB14" w14:textId="1BF22429" w:rsidR="00CF0FF0" w:rsidRDefault="00B75A33" w:rsidP="009E7C51">
      <w:pPr>
        <w:pStyle w:val="ListParagraph"/>
        <w:numPr>
          <w:ilvl w:val="0"/>
          <w:numId w:val="6"/>
        </w:numPr>
        <w:spacing w:line="360" w:lineRule="auto"/>
        <w:rPr>
          <w:rFonts w:ascii="Times New Roman" w:hAnsi="Times New Roman" w:cs="Times New Roman"/>
          <w:sz w:val="28"/>
          <w:szCs w:val="26"/>
        </w:rPr>
      </w:pPr>
      <w:proofErr w:type="spellStart"/>
      <w:r w:rsidRPr="00B75A33">
        <w:rPr>
          <w:rFonts w:ascii="Times New Roman" w:hAnsi="Times New Roman" w:cs="Times New Roman"/>
          <w:sz w:val="28"/>
          <w:szCs w:val="26"/>
        </w:rPr>
        <w:t>Kiểm</w:t>
      </w:r>
      <w:proofErr w:type="spellEnd"/>
      <w:r w:rsidRPr="00B75A33">
        <w:rPr>
          <w:rFonts w:ascii="Times New Roman" w:hAnsi="Times New Roman" w:cs="Times New Roman"/>
          <w:sz w:val="28"/>
          <w:szCs w:val="26"/>
        </w:rPr>
        <w:t xml:space="preserve"> </w:t>
      </w:r>
      <w:proofErr w:type="spellStart"/>
      <w:r w:rsidRPr="00B75A33">
        <w:rPr>
          <w:rFonts w:ascii="Times New Roman" w:hAnsi="Times New Roman" w:cs="Times New Roman"/>
          <w:sz w:val="28"/>
          <w:szCs w:val="26"/>
        </w:rPr>
        <w:t>định</w:t>
      </w:r>
      <w:proofErr w:type="spellEnd"/>
      <w:r w:rsidRPr="00B75A33">
        <w:rPr>
          <w:rFonts w:ascii="Times New Roman" w:hAnsi="Times New Roman" w:cs="Times New Roman"/>
          <w:sz w:val="28"/>
          <w:szCs w:val="26"/>
        </w:rPr>
        <w:t xml:space="preserve"> </w:t>
      </w:r>
      <w:proofErr w:type="spellStart"/>
      <w:r w:rsidRPr="00B75A33">
        <w:rPr>
          <w:rFonts w:ascii="Times New Roman" w:hAnsi="Times New Roman" w:cs="Times New Roman"/>
          <w:sz w:val="28"/>
          <w:szCs w:val="26"/>
        </w:rPr>
        <w:t>Levene</w:t>
      </w:r>
      <w:proofErr w:type="spellEnd"/>
    </w:p>
    <w:p w14:paraId="172F209E" w14:textId="3C26993E" w:rsidR="0071169B" w:rsidRDefault="0071169B" w:rsidP="009E7C51">
      <w:pPr>
        <w:pStyle w:val="ListParagraph"/>
        <w:numPr>
          <w:ilvl w:val="0"/>
          <w:numId w:val="9"/>
        </w:numPr>
        <w:tabs>
          <w:tab w:val="left" w:pos="4740"/>
        </w:tabs>
        <w:spacing w:line="360" w:lineRule="auto"/>
        <w:rPr>
          <w:rFonts w:ascii="Times New Roman" w:hAnsi="Times New Roman" w:cs="Times New Roman"/>
          <w:sz w:val="28"/>
          <w:szCs w:val="26"/>
        </w:rPr>
      </w:pPr>
      <w:proofErr w:type="spellStart"/>
      <w:r w:rsidRPr="0071169B">
        <w:rPr>
          <w:rFonts w:ascii="Times New Roman" w:hAnsi="Times New Roman" w:cs="Times New Roman"/>
          <w:sz w:val="28"/>
          <w:szCs w:val="26"/>
        </w:rPr>
        <w:t>Dùng</w:t>
      </w:r>
      <w:proofErr w:type="spellEnd"/>
      <w:r w:rsidRPr="0071169B">
        <w:rPr>
          <w:rFonts w:ascii="Times New Roman" w:hAnsi="Times New Roman" w:cs="Times New Roman"/>
          <w:sz w:val="28"/>
          <w:szCs w:val="26"/>
        </w:rPr>
        <w:t xml:space="preserve"> </w:t>
      </w:r>
      <w:proofErr w:type="spellStart"/>
      <w:r w:rsidRPr="0071169B">
        <w:rPr>
          <w:rFonts w:ascii="Times New Roman" w:hAnsi="Times New Roman" w:cs="Times New Roman"/>
          <w:sz w:val="28"/>
          <w:szCs w:val="26"/>
        </w:rPr>
        <w:t>hàm</w:t>
      </w:r>
      <w:proofErr w:type="spellEnd"/>
      <w:r w:rsidRPr="0071169B">
        <w:rPr>
          <w:rFonts w:ascii="Times New Roman" w:hAnsi="Times New Roman" w:cs="Times New Roman"/>
          <w:sz w:val="28"/>
          <w:szCs w:val="26"/>
        </w:rPr>
        <w:t xml:space="preserve"> AVERAGE</w:t>
      </w:r>
      <w:r>
        <w:rPr>
          <w:rFonts w:ascii="Times New Roman" w:hAnsi="Times New Roman" w:cs="Times New Roman"/>
          <w:sz w:val="28"/>
          <w:szCs w:val="26"/>
        </w:rPr>
        <w:t xml:space="preserve"> </w:t>
      </w:r>
      <w:proofErr w:type="spellStart"/>
      <w:r>
        <w:rPr>
          <w:rFonts w:ascii="Times New Roman" w:hAnsi="Times New Roman" w:cs="Times New Roman"/>
          <w:sz w:val="28"/>
          <w:szCs w:val="26"/>
        </w:rPr>
        <w:t>tính</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giá</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trị</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trung</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bình</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của</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từng</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nhóm</w:t>
      </w:r>
      <w:proofErr w:type="spellEnd"/>
      <w:r w:rsidR="007E1C20">
        <w:rPr>
          <w:rFonts w:ascii="Times New Roman" w:hAnsi="Times New Roman" w:cs="Times New Roman"/>
          <w:sz w:val="28"/>
          <w:szCs w:val="26"/>
        </w:rPr>
        <w:t xml:space="preserve"> con</w:t>
      </w:r>
    </w:p>
    <w:p w14:paraId="58052106" w14:textId="05A5BBBB" w:rsidR="0071169B" w:rsidRPr="0071169B" w:rsidRDefault="0029005B" w:rsidP="0071169B">
      <w:pPr>
        <w:pStyle w:val="ListParagraph"/>
        <w:tabs>
          <w:tab w:val="left" w:pos="4740"/>
        </w:tabs>
        <w:spacing w:line="360" w:lineRule="auto"/>
        <w:ind w:left="1800"/>
        <w:rPr>
          <w:rFonts w:ascii="Times New Roman" w:hAnsi="Times New Roman" w:cs="Times New Roman"/>
          <w:sz w:val="28"/>
          <w:szCs w:val="26"/>
        </w:rPr>
      </w:pPr>
      <w:r w:rsidRPr="0029005B">
        <w:rPr>
          <w:rFonts w:ascii="Times New Roman" w:hAnsi="Times New Roman" w:cs="Times New Roman"/>
          <w:noProof/>
          <w:sz w:val="28"/>
          <w:szCs w:val="26"/>
        </w:rPr>
        <w:lastRenderedPageBreak/>
        <w:drawing>
          <wp:inline distT="0" distB="0" distL="0" distR="0" wp14:anchorId="292EC4A0" wp14:editId="023A0220">
            <wp:extent cx="5144218" cy="2762636"/>
            <wp:effectExtent l="0" t="0" r="0" b="0"/>
            <wp:docPr id="61" name="Picture 6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able&#10;&#10;Description automatically generated"/>
                    <pic:cNvPicPr/>
                  </pic:nvPicPr>
                  <pic:blipFill>
                    <a:blip r:embed="rId38"/>
                    <a:stretch>
                      <a:fillRect/>
                    </a:stretch>
                  </pic:blipFill>
                  <pic:spPr>
                    <a:xfrm>
                      <a:off x="0" y="0"/>
                      <a:ext cx="5144218" cy="2762636"/>
                    </a:xfrm>
                    <a:prstGeom prst="rect">
                      <a:avLst/>
                    </a:prstGeom>
                  </pic:spPr>
                </pic:pic>
              </a:graphicData>
            </a:graphic>
          </wp:inline>
        </w:drawing>
      </w:r>
    </w:p>
    <w:p w14:paraId="69DE8133" w14:textId="77777777" w:rsidR="00AB2D2C" w:rsidRDefault="008E4D40" w:rsidP="009E7C51">
      <w:pPr>
        <w:pStyle w:val="ListParagraph"/>
        <w:numPr>
          <w:ilvl w:val="0"/>
          <w:numId w:val="9"/>
        </w:numPr>
        <w:tabs>
          <w:tab w:val="left" w:pos="4740"/>
        </w:tabs>
        <w:spacing w:line="360" w:lineRule="auto"/>
        <w:rPr>
          <w:rFonts w:ascii="Times New Roman" w:hAnsi="Times New Roman" w:cs="Times New Roman"/>
          <w:sz w:val="28"/>
          <w:szCs w:val="26"/>
        </w:rPr>
      </w:pPr>
      <w:proofErr w:type="spellStart"/>
      <w:r>
        <w:rPr>
          <w:rFonts w:ascii="Times New Roman" w:hAnsi="Times New Roman" w:cs="Times New Roman"/>
          <w:sz w:val="28"/>
          <w:szCs w:val="26"/>
        </w:rPr>
        <w:t>Tính</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giá</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trị</w:t>
      </w:r>
      <w:proofErr w:type="spellEnd"/>
      <w:r>
        <w:rPr>
          <w:rFonts w:ascii="Times New Roman" w:hAnsi="Times New Roman" w:cs="Times New Roman"/>
          <w:sz w:val="28"/>
          <w:szCs w:val="26"/>
        </w:rPr>
        <w:t xml:space="preserve"> </w:t>
      </w:r>
      <w:r w:rsidR="0050389B">
        <w:rPr>
          <w:rFonts w:ascii="Times New Roman" w:hAnsi="Times New Roman" w:cs="Times New Roman"/>
          <w:sz w:val="28"/>
          <w:szCs w:val="26"/>
        </w:rPr>
        <w:t>Zij = |</w:t>
      </w:r>
      <w:r w:rsidR="00BF3245">
        <w:rPr>
          <w:rFonts w:ascii="Times New Roman" w:hAnsi="Times New Roman" w:cs="Times New Roman"/>
          <w:sz w:val="28"/>
          <w:szCs w:val="26"/>
        </w:rPr>
        <w:t xml:space="preserve"> </w:t>
      </w:r>
      <w:proofErr w:type="spellStart"/>
      <w:r w:rsidR="0050389B">
        <w:rPr>
          <w:rFonts w:ascii="Times New Roman" w:hAnsi="Times New Roman" w:cs="Times New Roman"/>
          <w:sz w:val="28"/>
          <w:szCs w:val="26"/>
        </w:rPr>
        <w:t>Yij</w:t>
      </w:r>
      <w:proofErr w:type="spellEnd"/>
      <w:r w:rsidR="0050389B">
        <w:rPr>
          <w:rFonts w:ascii="Times New Roman" w:hAnsi="Times New Roman" w:cs="Times New Roman"/>
          <w:sz w:val="28"/>
          <w:szCs w:val="26"/>
        </w:rPr>
        <w:t xml:space="preserve"> - </w:t>
      </w:r>
      <m:oMath>
        <m:acc>
          <m:accPr>
            <m:chr m:val="̅"/>
            <m:ctrlPr>
              <w:rPr>
                <w:rFonts w:ascii="Cambria Math" w:hAnsi="Cambria Math" w:cs="Times New Roman"/>
                <w:i/>
                <w:sz w:val="28"/>
                <w:szCs w:val="26"/>
              </w:rPr>
            </m:ctrlPr>
          </m:accPr>
          <m:e>
            <m:r>
              <w:rPr>
                <w:rFonts w:ascii="Cambria Math" w:hAnsi="Cambria Math" w:cs="Times New Roman"/>
                <w:sz w:val="28"/>
                <w:szCs w:val="26"/>
              </w:rPr>
              <m:t>Y</m:t>
            </m:r>
          </m:e>
        </m:acc>
      </m:oMath>
      <w:r w:rsidR="00BF3245">
        <w:rPr>
          <w:rFonts w:ascii="Times New Roman" w:eastAsiaTheme="minorEastAsia" w:hAnsi="Times New Roman" w:cs="Times New Roman"/>
          <w:sz w:val="28"/>
          <w:szCs w:val="26"/>
        </w:rPr>
        <w:t xml:space="preserve">i </w:t>
      </w:r>
      <w:r w:rsidR="0050389B">
        <w:rPr>
          <w:rFonts w:ascii="Times New Roman" w:hAnsi="Times New Roman" w:cs="Times New Roman"/>
          <w:sz w:val="28"/>
          <w:szCs w:val="26"/>
        </w:rPr>
        <w:t>|</w:t>
      </w:r>
      <w:r w:rsidR="002D3E6B">
        <w:rPr>
          <w:rFonts w:ascii="Times New Roman" w:hAnsi="Times New Roman" w:cs="Times New Roman"/>
          <w:sz w:val="28"/>
          <w:szCs w:val="26"/>
        </w:rPr>
        <w:tab/>
      </w:r>
    </w:p>
    <w:p w14:paraId="7B3F3F83" w14:textId="3E2C430A" w:rsidR="003B3B69" w:rsidRDefault="00800365" w:rsidP="00AB2D2C">
      <w:pPr>
        <w:pStyle w:val="ListParagraph"/>
        <w:tabs>
          <w:tab w:val="left" w:pos="4740"/>
        </w:tabs>
        <w:spacing w:line="360" w:lineRule="auto"/>
        <w:ind w:left="1800"/>
        <w:rPr>
          <w:rFonts w:ascii="Times New Roman" w:hAnsi="Times New Roman" w:cs="Times New Roman"/>
          <w:sz w:val="28"/>
          <w:szCs w:val="26"/>
        </w:rPr>
      </w:pPr>
      <w:proofErr w:type="spellStart"/>
      <w:r w:rsidRPr="00AB2D2C">
        <w:rPr>
          <w:rFonts w:ascii="Times New Roman" w:hAnsi="Times New Roman" w:cs="Times New Roman"/>
          <w:sz w:val="28"/>
          <w:szCs w:val="26"/>
        </w:rPr>
        <w:t>Với</w:t>
      </w:r>
      <w:proofErr w:type="spellEnd"/>
      <w:r w:rsidRPr="00AB2D2C">
        <w:rPr>
          <w:rFonts w:ascii="Times New Roman" w:hAnsi="Times New Roman" w:cs="Times New Roman"/>
          <w:sz w:val="28"/>
          <w:szCs w:val="26"/>
        </w:rPr>
        <w:t xml:space="preserve"> </w:t>
      </w:r>
      <m:oMath>
        <m:acc>
          <m:accPr>
            <m:chr m:val="̅"/>
            <m:ctrlPr>
              <w:rPr>
                <w:rFonts w:ascii="Cambria Math" w:hAnsi="Cambria Math" w:cs="Times New Roman"/>
                <w:i/>
                <w:sz w:val="28"/>
                <w:szCs w:val="26"/>
              </w:rPr>
            </m:ctrlPr>
          </m:accPr>
          <m:e>
            <m:r>
              <w:rPr>
                <w:rFonts w:ascii="Cambria Math" w:hAnsi="Cambria Math" w:cs="Times New Roman"/>
                <w:sz w:val="28"/>
                <w:szCs w:val="26"/>
              </w:rPr>
              <m:t>Y</m:t>
            </m:r>
          </m:e>
        </m:acc>
      </m:oMath>
      <w:r w:rsidR="00F1756F" w:rsidRPr="00AB2D2C">
        <w:rPr>
          <w:rFonts w:ascii="Times New Roman" w:eastAsiaTheme="minorEastAsia" w:hAnsi="Times New Roman" w:cs="Times New Roman"/>
          <w:sz w:val="28"/>
          <w:szCs w:val="26"/>
        </w:rPr>
        <w:t>i:</w:t>
      </w:r>
      <w:r w:rsidR="00F61FE6" w:rsidRPr="00AB2D2C">
        <w:rPr>
          <w:rFonts w:ascii="Times New Roman" w:eastAsiaTheme="minorEastAsia" w:hAnsi="Times New Roman" w:cs="Times New Roman"/>
          <w:sz w:val="28"/>
          <w:szCs w:val="26"/>
        </w:rPr>
        <w:t xml:space="preserve"> </w:t>
      </w:r>
      <w:proofErr w:type="spellStart"/>
      <w:r w:rsidR="00F61FE6" w:rsidRPr="00AB2D2C">
        <w:rPr>
          <w:rFonts w:ascii="Times New Roman" w:eastAsiaTheme="minorEastAsia" w:hAnsi="Times New Roman" w:cs="Times New Roman"/>
          <w:sz w:val="28"/>
          <w:szCs w:val="26"/>
        </w:rPr>
        <w:t>là</w:t>
      </w:r>
      <w:proofErr w:type="spellEnd"/>
      <w:r w:rsidR="00F61FE6" w:rsidRPr="00AB2D2C">
        <w:rPr>
          <w:rFonts w:ascii="Times New Roman" w:hAnsi="Times New Roman" w:cs="Times New Roman"/>
          <w:sz w:val="28"/>
          <w:szCs w:val="26"/>
        </w:rPr>
        <w:t xml:space="preserve"> </w:t>
      </w:r>
      <w:proofErr w:type="spellStart"/>
      <w:r w:rsidR="00F61FE6" w:rsidRPr="00AB2D2C">
        <w:rPr>
          <w:rFonts w:ascii="Times New Roman" w:hAnsi="Times New Roman" w:cs="Times New Roman"/>
          <w:sz w:val="28"/>
          <w:szCs w:val="26"/>
        </w:rPr>
        <w:t>giá</w:t>
      </w:r>
      <w:proofErr w:type="spellEnd"/>
      <w:r w:rsidR="00F61FE6" w:rsidRPr="00AB2D2C">
        <w:rPr>
          <w:rFonts w:ascii="Times New Roman" w:hAnsi="Times New Roman" w:cs="Times New Roman"/>
          <w:sz w:val="28"/>
          <w:szCs w:val="26"/>
        </w:rPr>
        <w:t xml:space="preserve"> </w:t>
      </w:r>
      <w:proofErr w:type="spellStart"/>
      <w:r w:rsidR="00F61FE6" w:rsidRPr="00AB2D2C">
        <w:rPr>
          <w:rFonts w:ascii="Times New Roman" w:hAnsi="Times New Roman" w:cs="Times New Roman"/>
          <w:sz w:val="28"/>
          <w:szCs w:val="26"/>
        </w:rPr>
        <w:t>trị</w:t>
      </w:r>
      <w:proofErr w:type="spellEnd"/>
      <w:r w:rsidR="00F61FE6" w:rsidRPr="00AB2D2C">
        <w:rPr>
          <w:rFonts w:ascii="Times New Roman" w:hAnsi="Times New Roman" w:cs="Times New Roman"/>
          <w:sz w:val="28"/>
          <w:szCs w:val="26"/>
        </w:rPr>
        <w:t xml:space="preserve"> </w:t>
      </w:r>
      <w:proofErr w:type="spellStart"/>
      <w:r w:rsidR="00F61FE6" w:rsidRPr="00AB2D2C">
        <w:rPr>
          <w:rFonts w:ascii="Times New Roman" w:eastAsiaTheme="minorEastAsia" w:hAnsi="Times New Roman" w:cs="Times New Roman"/>
          <w:sz w:val="28"/>
          <w:szCs w:val="26"/>
        </w:rPr>
        <w:t>trung</w:t>
      </w:r>
      <w:proofErr w:type="spellEnd"/>
      <w:r w:rsidR="00F61FE6" w:rsidRPr="00AB2D2C">
        <w:rPr>
          <w:rFonts w:ascii="Times New Roman" w:eastAsiaTheme="minorEastAsia" w:hAnsi="Times New Roman" w:cs="Times New Roman"/>
          <w:sz w:val="28"/>
          <w:szCs w:val="26"/>
        </w:rPr>
        <w:t xml:space="preserve"> </w:t>
      </w:r>
      <w:proofErr w:type="spellStart"/>
      <w:r w:rsidR="00F61FE6" w:rsidRPr="00AB2D2C">
        <w:rPr>
          <w:rFonts w:ascii="Times New Roman" w:eastAsiaTheme="minorEastAsia" w:hAnsi="Times New Roman" w:cs="Times New Roman"/>
          <w:sz w:val="28"/>
          <w:szCs w:val="26"/>
        </w:rPr>
        <w:t>bình</w:t>
      </w:r>
      <w:proofErr w:type="spellEnd"/>
      <w:r w:rsidR="00F61FE6" w:rsidRPr="00AB2D2C">
        <w:rPr>
          <w:rFonts w:ascii="Times New Roman" w:hAnsi="Times New Roman" w:cs="Times New Roman"/>
          <w:sz w:val="28"/>
          <w:szCs w:val="26"/>
        </w:rPr>
        <w:t xml:space="preserve"> </w:t>
      </w:r>
      <w:proofErr w:type="spellStart"/>
      <w:r w:rsidR="00327A35" w:rsidRPr="00AB2D2C">
        <w:rPr>
          <w:rFonts w:ascii="Times New Roman" w:hAnsi="Times New Roman" w:cs="Times New Roman"/>
          <w:sz w:val="28"/>
          <w:szCs w:val="26"/>
        </w:rPr>
        <w:t>của</w:t>
      </w:r>
      <w:proofErr w:type="spellEnd"/>
      <w:r w:rsidR="00327A35" w:rsidRPr="00AB2D2C">
        <w:rPr>
          <w:rFonts w:ascii="Times New Roman" w:hAnsi="Times New Roman" w:cs="Times New Roman"/>
          <w:sz w:val="28"/>
          <w:szCs w:val="26"/>
        </w:rPr>
        <w:t xml:space="preserve"> </w:t>
      </w:r>
      <w:proofErr w:type="spellStart"/>
      <w:r w:rsidR="00327A35" w:rsidRPr="00AB2D2C">
        <w:rPr>
          <w:rFonts w:ascii="Times New Roman" w:hAnsi="Times New Roman" w:cs="Times New Roman"/>
          <w:sz w:val="28"/>
          <w:szCs w:val="26"/>
        </w:rPr>
        <w:t>nhóm</w:t>
      </w:r>
      <w:proofErr w:type="spellEnd"/>
      <w:r w:rsidR="00327A35" w:rsidRPr="00AB2D2C">
        <w:rPr>
          <w:rFonts w:ascii="Times New Roman" w:hAnsi="Times New Roman" w:cs="Times New Roman"/>
          <w:sz w:val="28"/>
          <w:szCs w:val="26"/>
        </w:rPr>
        <w:t xml:space="preserve"> con </w:t>
      </w:r>
      <w:proofErr w:type="spellStart"/>
      <w:r w:rsidR="00327A35" w:rsidRPr="00AB2D2C">
        <w:rPr>
          <w:rFonts w:ascii="Times New Roman" w:hAnsi="Times New Roman" w:cs="Times New Roman"/>
          <w:sz w:val="28"/>
          <w:szCs w:val="26"/>
        </w:rPr>
        <w:t>thứ</w:t>
      </w:r>
      <w:proofErr w:type="spellEnd"/>
      <w:r w:rsidR="00327A35" w:rsidRPr="00AB2D2C">
        <w:rPr>
          <w:rFonts w:ascii="Times New Roman" w:hAnsi="Times New Roman" w:cs="Times New Roman"/>
          <w:sz w:val="28"/>
          <w:szCs w:val="26"/>
        </w:rPr>
        <w:t xml:space="preserve"> </w:t>
      </w:r>
      <w:proofErr w:type="spellStart"/>
      <w:r w:rsidR="00327A35" w:rsidRPr="00AB2D2C">
        <w:rPr>
          <w:rFonts w:ascii="Times New Roman" w:hAnsi="Times New Roman" w:cs="Times New Roman"/>
          <w:sz w:val="28"/>
          <w:szCs w:val="26"/>
        </w:rPr>
        <w:t>i</w:t>
      </w:r>
      <w:proofErr w:type="spellEnd"/>
      <w:r w:rsidR="000A47AA" w:rsidRPr="00AB2D2C">
        <w:rPr>
          <w:rFonts w:ascii="Times New Roman" w:hAnsi="Times New Roman" w:cs="Times New Roman"/>
          <w:sz w:val="28"/>
          <w:szCs w:val="26"/>
        </w:rPr>
        <w:t>.</w:t>
      </w:r>
    </w:p>
    <w:p w14:paraId="01A1C283" w14:textId="3ACF711F" w:rsidR="006C1DA5" w:rsidRDefault="006C1DA5" w:rsidP="00AB2D2C">
      <w:pPr>
        <w:pStyle w:val="ListParagraph"/>
        <w:tabs>
          <w:tab w:val="left" w:pos="4740"/>
        </w:tabs>
        <w:spacing w:line="360" w:lineRule="auto"/>
        <w:ind w:left="1800"/>
        <w:rPr>
          <w:rFonts w:ascii="Times New Roman" w:hAnsi="Times New Roman" w:cs="Times New Roman"/>
          <w:sz w:val="28"/>
          <w:szCs w:val="26"/>
        </w:rPr>
      </w:pPr>
      <w:proofErr w:type="spellStart"/>
      <w:r>
        <w:rPr>
          <w:rFonts w:ascii="Times New Roman" w:hAnsi="Times New Roman" w:cs="Times New Roman"/>
          <w:sz w:val="28"/>
          <w:szCs w:val="26"/>
        </w:rPr>
        <w:t>Thự</w:t>
      </w:r>
      <w:r w:rsidR="004F4343">
        <w:rPr>
          <w:rFonts w:ascii="Times New Roman" w:hAnsi="Times New Roman" w:cs="Times New Roman"/>
          <w:sz w:val="28"/>
          <w:szCs w:val="26"/>
        </w:rPr>
        <w:t>c</w:t>
      </w:r>
      <w:proofErr w:type="spellEnd"/>
      <w:r w:rsidR="004F4343">
        <w:rPr>
          <w:rFonts w:ascii="Times New Roman" w:hAnsi="Times New Roman" w:cs="Times New Roman"/>
          <w:sz w:val="28"/>
          <w:szCs w:val="26"/>
        </w:rPr>
        <w:t xml:space="preserve"> </w:t>
      </w:r>
      <w:proofErr w:type="spellStart"/>
      <w:r w:rsidR="004F4343">
        <w:rPr>
          <w:rFonts w:ascii="Times New Roman" w:hAnsi="Times New Roman" w:cs="Times New Roman"/>
          <w:sz w:val="28"/>
          <w:szCs w:val="26"/>
        </w:rPr>
        <w:t>hiện</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trong</w:t>
      </w:r>
      <w:proofErr w:type="spellEnd"/>
      <w:r>
        <w:rPr>
          <w:rFonts w:ascii="Times New Roman" w:hAnsi="Times New Roman" w:cs="Times New Roman"/>
          <w:sz w:val="28"/>
          <w:szCs w:val="26"/>
        </w:rPr>
        <w:t xml:space="preserve"> Excel</w:t>
      </w:r>
      <w:r w:rsidR="004F4343">
        <w:rPr>
          <w:rFonts w:ascii="Times New Roman" w:hAnsi="Times New Roman" w:cs="Times New Roman"/>
          <w:sz w:val="28"/>
          <w:szCs w:val="26"/>
        </w:rPr>
        <w:t>:</w:t>
      </w:r>
    </w:p>
    <w:p w14:paraId="2294B15D" w14:textId="37317F4C" w:rsidR="004F4343" w:rsidRDefault="004F4343" w:rsidP="004F4343">
      <w:pPr>
        <w:tabs>
          <w:tab w:val="left" w:pos="4740"/>
        </w:tabs>
        <w:spacing w:line="360" w:lineRule="auto"/>
        <w:rPr>
          <w:rFonts w:ascii="Times New Roman" w:hAnsi="Times New Roman" w:cs="Times New Roman"/>
          <w:sz w:val="28"/>
          <w:szCs w:val="26"/>
        </w:rPr>
      </w:pPr>
      <w:r w:rsidRPr="004F4343">
        <w:rPr>
          <w:noProof/>
        </w:rPr>
        <w:drawing>
          <wp:inline distT="0" distB="0" distL="0" distR="0" wp14:anchorId="00ED5B22" wp14:editId="1EEBD2A6">
            <wp:extent cx="5943600" cy="1851660"/>
            <wp:effectExtent l="0" t="0" r="0" b="0"/>
            <wp:docPr id="64" name="Picture 6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 table, Excel&#10;&#10;Description automatically generated"/>
                    <pic:cNvPicPr/>
                  </pic:nvPicPr>
                  <pic:blipFill>
                    <a:blip r:embed="rId39"/>
                    <a:stretch>
                      <a:fillRect/>
                    </a:stretch>
                  </pic:blipFill>
                  <pic:spPr>
                    <a:xfrm>
                      <a:off x="0" y="0"/>
                      <a:ext cx="5943600" cy="1851660"/>
                    </a:xfrm>
                    <a:prstGeom prst="rect">
                      <a:avLst/>
                    </a:prstGeom>
                  </pic:spPr>
                </pic:pic>
              </a:graphicData>
            </a:graphic>
          </wp:inline>
        </w:drawing>
      </w:r>
    </w:p>
    <w:p w14:paraId="28C3C535" w14:textId="556C5CFE" w:rsidR="004F4343" w:rsidRPr="004F4343" w:rsidRDefault="004F4343" w:rsidP="004F4343">
      <w:pPr>
        <w:tabs>
          <w:tab w:val="left" w:pos="1800"/>
        </w:tabs>
        <w:spacing w:line="360" w:lineRule="auto"/>
        <w:rPr>
          <w:rFonts w:ascii="Times New Roman" w:hAnsi="Times New Roman" w:cs="Times New Roman"/>
          <w:sz w:val="28"/>
          <w:szCs w:val="26"/>
          <w:lang w:val="en-US"/>
        </w:rPr>
      </w:pPr>
      <w:r>
        <w:rPr>
          <w:rFonts w:ascii="Times New Roman" w:hAnsi="Times New Roman" w:cs="Times New Roman"/>
          <w:sz w:val="28"/>
          <w:szCs w:val="26"/>
          <w:lang w:val="en-US"/>
        </w:rPr>
        <w:tab/>
        <w:t xml:space="preserve">Ta </w:t>
      </w:r>
      <w:proofErr w:type="spellStart"/>
      <w:r>
        <w:rPr>
          <w:rFonts w:ascii="Times New Roman" w:hAnsi="Times New Roman" w:cs="Times New Roman"/>
          <w:sz w:val="28"/>
          <w:szCs w:val="26"/>
          <w:lang w:val="en-US"/>
        </w:rPr>
        <w:t>được</w:t>
      </w:r>
      <w:proofErr w:type="spellEnd"/>
      <w:r>
        <w:rPr>
          <w:rFonts w:ascii="Times New Roman" w:hAnsi="Times New Roman" w:cs="Times New Roman"/>
          <w:sz w:val="28"/>
          <w:szCs w:val="26"/>
          <w:lang w:val="en-US"/>
        </w:rPr>
        <w:t xml:space="preserve"> </w:t>
      </w:r>
      <w:proofErr w:type="spellStart"/>
      <w:r>
        <w:rPr>
          <w:rFonts w:ascii="Times New Roman" w:hAnsi="Times New Roman" w:cs="Times New Roman"/>
          <w:sz w:val="28"/>
          <w:szCs w:val="26"/>
          <w:lang w:val="en-US"/>
        </w:rPr>
        <w:t>kết</w:t>
      </w:r>
      <w:proofErr w:type="spellEnd"/>
      <w:r>
        <w:rPr>
          <w:rFonts w:ascii="Times New Roman" w:hAnsi="Times New Roman" w:cs="Times New Roman"/>
          <w:sz w:val="28"/>
          <w:szCs w:val="26"/>
          <w:lang w:val="en-US"/>
        </w:rPr>
        <w:t xml:space="preserve"> </w:t>
      </w:r>
      <w:proofErr w:type="spellStart"/>
      <w:r>
        <w:rPr>
          <w:rFonts w:ascii="Times New Roman" w:hAnsi="Times New Roman" w:cs="Times New Roman"/>
          <w:sz w:val="28"/>
          <w:szCs w:val="26"/>
          <w:lang w:val="en-US"/>
        </w:rPr>
        <w:t>quả</w:t>
      </w:r>
      <w:proofErr w:type="spellEnd"/>
      <w:r>
        <w:rPr>
          <w:rFonts w:ascii="Times New Roman" w:hAnsi="Times New Roman" w:cs="Times New Roman"/>
          <w:sz w:val="28"/>
          <w:szCs w:val="26"/>
          <w:lang w:val="en-US"/>
        </w:rPr>
        <w:t xml:space="preserve"> </w:t>
      </w:r>
      <w:proofErr w:type="spellStart"/>
      <w:r>
        <w:rPr>
          <w:rFonts w:ascii="Times New Roman" w:hAnsi="Times New Roman" w:cs="Times New Roman"/>
          <w:sz w:val="28"/>
          <w:szCs w:val="26"/>
          <w:lang w:val="en-US"/>
        </w:rPr>
        <w:t>như</w:t>
      </w:r>
      <w:proofErr w:type="spellEnd"/>
      <w:r>
        <w:rPr>
          <w:rFonts w:ascii="Times New Roman" w:hAnsi="Times New Roman" w:cs="Times New Roman"/>
          <w:sz w:val="28"/>
          <w:szCs w:val="26"/>
          <w:lang w:val="en-US"/>
        </w:rPr>
        <w:t xml:space="preserve"> </w:t>
      </w:r>
      <w:proofErr w:type="spellStart"/>
      <w:r>
        <w:rPr>
          <w:rFonts w:ascii="Times New Roman" w:hAnsi="Times New Roman" w:cs="Times New Roman"/>
          <w:sz w:val="28"/>
          <w:szCs w:val="26"/>
          <w:lang w:val="en-US"/>
        </w:rPr>
        <w:t>hình</w:t>
      </w:r>
      <w:proofErr w:type="spellEnd"/>
      <w:r>
        <w:rPr>
          <w:rFonts w:ascii="Times New Roman" w:hAnsi="Times New Roman" w:cs="Times New Roman"/>
          <w:sz w:val="28"/>
          <w:szCs w:val="26"/>
          <w:lang w:val="en-US"/>
        </w:rPr>
        <w:t>:</w:t>
      </w:r>
    </w:p>
    <w:p w14:paraId="25453FC7" w14:textId="12EB6A43" w:rsidR="0098455F" w:rsidRDefault="001D709C" w:rsidP="00AB2D2C">
      <w:pPr>
        <w:pStyle w:val="ListParagraph"/>
        <w:tabs>
          <w:tab w:val="left" w:pos="4740"/>
        </w:tabs>
        <w:spacing w:line="360" w:lineRule="auto"/>
        <w:ind w:left="1800"/>
        <w:rPr>
          <w:rFonts w:ascii="Times New Roman" w:hAnsi="Times New Roman" w:cs="Times New Roman"/>
          <w:sz w:val="28"/>
          <w:szCs w:val="26"/>
        </w:rPr>
      </w:pPr>
      <w:r w:rsidRPr="001D709C">
        <w:rPr>
          <w:rFonts w:ascii="Times New Roman" w:hAnsi="Times New Roman" w:cs="Times New Roman"/>
          <w:noProof/>
          <w:sz w:val="28"/>
          <w:szCs w:val="26"/>
        </w:rPr>
        <w:lastRenderedPageBreak/>
        <w:drawing>
          <wp:inline distT="0" distB="0" distL="0" distR="0" wp14:anchorId="7A401A4A" wp14:editId="24987187">
            <wp:extent cx="3982006" cy="2362530"/>
            <wp:effectExtent l="0" t="0" r="3810" b="9525"/>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40"/>
                    <a:stretch>
                      <a:fillRect/>
                    </a:stretch>
                  </pic:blipFill>
                  <pic:spPr>
                    <a:xfrm>
                      <a:off x="0" y="0"/>
                      <a:ext cx="3982006" cy="2362530"/>
                    </a:xfrm>
                    <a:prstGeom prst="rect">
                      <a:avLst/>
                    </a:prstGeom>
                  </pic:spPr>
                </pic:pic>
              </a:graphicData>
            </a:graphic>
          </wp:inline>
        </w:drawing>
      </w:r>
    </w:p>
    <w:p w14:paraId="195E7F77" w14:textId="2D93B87D" w:rsidR="00AB63AC" w:rsidRDefault="00B44AC0" w:rsidP="009E7C51">
      <w:pPr>
        <w:pStyle w:val="ListParagraph"/>
        <w:numPr>
          <w:ilvl w:val="0"/>
          <w:numId w:val="9"/>
        </w:numPr>
        <w:tabs>
          <w:tab w:val="left" w:pos="4740"/>
        </w:tabs>
        <w:spacing w:line="360" w:lineRule="auto"/>
        <w:rPr>
          <w:rFonts w:ascii="Times New Roman" w:hAnsi="Times New Roman" w:cs="Times New Roman"/>
          <w:sz w:val="28"/>
          <w:szCs w:val="26"/>
        </w:rPr>
      </w:pPr>
      <w:proofErr w:type="spellStart"/>
      <w:r>
        <w:rPr>
          <w:rFonts w:ascii="Times New Roman" w:hAnsi="Times New Roman" w:cs="Times New Roman"/>
          <w:sz w:val="28"/>
          <w:szCs w:val="26"/>
        </w:rPr>
        <w:t>Vào</w:t>
      </w:r>
      <w:proofErr w:type="spellEnd"/>
      <w:r>
        <w:rPr>
          <w:rFonts w:ascii="Times New Roman" w:hAnsi="Times New Roman" w:cs="Times New Roman"/>
          <w:sz w:val="28"/>
          <w:szCs w:val="26"/>
        </w:rPr>
        <w:t xml:space="preserve"> Data -&gt; </w:t>
      </w:r>
      <w:r w:rsidRPr="00887960">
        <w:rPr>
          <w:rFonts w:ascii="Times New Roman" w:hAnsi="Times New Roman" w:cs="Times New Roman"/>
          <w:sz w:val="26"/>
          <w:szCs w:val="26"/>
        </w:rPr>
        <w:t>Data Analysis</w:t>
      </w:r>
      <w:r w:rsidR="00B279EF">
        <w:rPr>
          <w:rFonts w:ascii="Times New Roman" w:hAnsi="Times New Roman" w:cs="Times New Roman"/>
          <w:sz w:val="26"/>
          <w:szCs w:val="26"/>
        </w:rPr>
        <w:t xml:space="preserve"> -&gt; </w:t>
      </w:r>
      <w:proofErr w:type="spellStart"/>
      <w:r w:rsidR="00B279EF">
        <w:rPr>
          <w:rFonts w:ascii="Times New Roman" w:hAnsi="Times New Roman" w:cs="Times New Roman"/>
          <w:sz w:val="26"/>
          <w:szCs w:val="26"/>
        </w:rPr>
        <w:t>chọn</w:t>
      </w:r>
      <w:proofErr w:type="spellEnd"/>
      <w:r w:rsidR="00B279EF">
        <w:rPr>
          <w:rFonts w:ascii="Times New Roman" w:hAnsi="Times New Roman" w:cs="Times New Roman"/>
          <w:sz w:val="26"/>
          <w:szCs w:val="26"/>
        </w:rPr>
        <w:t xml:space="preserve"> </w:t>
      </w:r>
      <w:proofErr w:type="spellStart"/>
      <w:r w:rsidR="00B279EF">
        <w:rPr>
          <w:rFonts w:ascii="Times New Roman" w:hAnsi="Times New Roman" w:cs="Times New Roman"/>
          <w:sz w:val="26"/>
          <w:szCs w:val="26"/>
        </w:rPr>
        <w:t>chức</w:t>
      </w:r>
      <w:proofErr w:type="spellEnd"/>
      <w:r w:rsidR="00B279EF">
        <w:rPr>
          <w:rFonts w:ascii="Times New Roman" w:hAnsi="Times New Roman" w:cs="Times New Roman"/>
          <w:sz w:val="26"/>
          <w:szCs w:val="26"/>
        </w:rPr>
        <w:t xml:space="preserve"> </w:t>
      </w:r>
      <w:proofErr w:type="spellStart"/>
      <w:r w:rsidR="00B279EF">
        <w:rPr>
          <w:rFonts w:ascii="Times New Roman" w:hAnsi="Times New Roman" w:cs="Times New Roman"/>
          <w:sz w:val="26"/>
          <w:szCs w:val="26"/>
        </w:rPr>
        <w:t>năng</w:t>
      </w:r>
      <w:proofErr w:type="spellEnd"/>
      <w:r w:rsidR="00B279EF">
        <w:rPr>
          <w:rFonts w:ascii="Times New Roman" w:hAnsi="Times New Roman" w:cs="Times New Roman"/>
          <w:sz w:val="26"/>
          <w:szCs w:val="26"/>
        </w:rPr>
        <w:t xml:space="preserve"> </w:t>
      </w:r>
      <w:proofErr w:type="spellStart"/>
      <w:r w:rsidR="00B279EF">
        <w:rPr>
          <w:rFonts w:ascii="Times New Roman" w:hAnsi="Times New Roman" w:cs="Times New Roman"/>
          <w:sz w:val="28"/>
          <w:szCs w:val="26"/>
        </w:rPr>
        <w:t>Anova</w:t>
      </w:r>
      <w:proofErr w:type="spellEnd"/>
      <w:r w:rsidR="00B279EF">
        <w:rPr>
          <w:rFonts w:ascii="Times New Roman" w:hAnsi="Times New Roman" w:cs="Times New Roman"/>
          <w:sz w:val="28"/>
          <w:szCs w:val="26"/>
        </w:rPr>
        <w:t>: Single Factor</w:t>
      </w:r>
    </w:p>
    <w:p w14:paraId="1DBDC1EB" w14:textId="310CA8BF" w:rsidR="001D709C" w:rsidRDefault="002A1099" w:rsidP="00AB2D2C">
      <w:pPr>
        <w:pStyle w:val="ListParagraph"/>
        <w:tabs>
          <w:tab w:val="left" w:pos="4740"/>
        </w:tabs>
        <w:spacing w:line="360" w:lineRule="auto"/>
        <w:ind w:left="1800"/>
        <w:rPr>
          <w:rFonts w:ascii="Times New Roman" w:hAnsi="Times New Roman" w:cs="Times New Roman"/>
          <w:sz w:val="28"/>
          <w:szCs w:val="26"/>
        </w:rPr>
      </w:pPr>
      <w:r w:rsidRPr="002A1099">
        <w:rPr>
          <w:rFonts w:ascii="Times New Roman" w:hAnsi="Times New Roman" w:cs="Times New Roman"/>
          <w:noProof/>
          <w:sz w:val="28"/>
          <w:szCs w:val="26"/>
        </w:rPr>
        <w:drawing>
          <wp:inline distT="0" distB="0" distL="0" distR="0" wp14:anchorId="4DB28007" wp14:editId="512A87B4">
            <wp:extent cx="4681220" cy="2026920"/>
            <wp:effectExtent l="0" t="0" r="5080" b="0"/>
            <wp:docPr id="65" name="Picture 6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text, application&#10;&#10;Description automatically generated"/>
                    <pic:cNvPicPr/>
                  </pic:nvPicPr>
                  <pic:blipFill>
                    <a:blip r:embed="rId41"/>
                    <a:stretch>
                      <a:fillRect/>
                    </a:stretch>
                  </pic:blipFill>
                  <pic:spPr>
                    <a:xfrm>
                      <a:off x="0" y="0"/>
                      <a:ext cx="4685650" cy="2028838"/>
                    </a:xfrm>
                    <a:prstGeom prst="rect">
                      <a:avLst/>
                    </a:prstGeom>
                  </pic:spPr>
                </pic:pic>
              </a:graphicData>
            </a:graphic>
          </wp:inline>
        </w:drawing>
      </w:r>
    </w:p>
    <w:p w14:paraId="1E3DF8F6" w14:textId="5306C29C" w:rsidR="00063D63" w:rsidRPr="00A52069" w:rsidRDefault="00063D63" w:rsidP="009E7C51">
      <w:pPr>
        <w:pStyle w:val="ListParagraph"/>
        <w:numPr>
          <w:ilvl w:val="0"/>
          <w:numId w:val="9"/>
        </w:numPr>
        <w:tabs>
          <w:tab w:val="left" w:pos="4740"/>
        </w:tabs>
        <w:spacing w:line="360" w:lineRule="auto"/>
        <w:rPr>
          <w:rFonts w:ascii="Times New Roman" w:hAnsi="Times New Roman" w:cs="Times New Roman"/>
          <w:sz w:val="28"/>
          <w:szCs w:val="26"/>
        </w:rPr>
      </w:pPr>
      <w:proofErr w:type="spellStart"/>
      <w:r w:rsidRPr="00063D63">
        <w:rPr>
          <w:rFonts w:ascii="Times New Roman" w:hAnsi="Times New Roman" w:cs="Times New Roman"/>
          <w:sz w:val="26"/>
          <w:szCs w:val="26"/>
        </w:rPr>
        <w:t>Tại</w:t>
      </w:r>
      <w:proofErr w:type="spellEnd"/>
      <w:r w:rsidRPr="00063D63">
        <w:rPr>
          <w:rFonts w:ascii="Times New Roman" w:hAnsi="Times New Roman" w:cs="Times New Roman"/>
          <w:sz w:val="26"/>
          <w:szCs w:val="26"/>
        </w:rPr>
        <w:t xml:space="preserve"> </w:t>
      </w:r>
      <w:proofErr w:type="spellStart"/>
      <w:r w:rsidRPr="00063D63">
        <w:rPr>
          <w:rFonts w:ascii="Times New Roman" w:hAnsi="Times New Roman" w:cs="Times New Roman"/>
          <w:sz w:val="26"/>
          <w:szCs w:val="26"/>
        </w:rPr>
        <w:t>hộp</w:t>
      </w:r>
      <w:proofErr w:type="spellEnd"/>
      <w:r w:rsidRPr="00063D63">
        <w:rPr>
          <w:rFonts w:ascii="Times New Roman" w:hAnsi="Times New Roman" w:cs="Times New Roman"/>
          <w:sz w:val="26"/>
          <w:szCs w:val="26"/>
        </w:rPr>
        <w:t xml:space="preserve"> </w:t>
      </w:r>
      <w:proofErr w:type="spellStart"/>
      <w:r w:rsidRPr="00063D63">
        <w:rPr>
          <w:rFonts w:ascii="Times New Roman" w:hAnsi="Times New Roman" w:cs="Times New Roman"/>
          <w:sz w:val="26"/>
          <w:szCs w:val="26"/>
        </w:rPr>
        <w:t>thoại</w:t>
      </w:r>
      <w:proofErr w:type="spellEnd"/>
      <w:r w:rsidRPr="00063D63">
        <w:rPr>
          <w:rFonts w:ascii="Times New Roman" w:hAnsi="Times New Roman" w:cs="Times New Roman"/>
          <w:sz w:val="26"/>
          <w:szCs w:val="26"/>
        </w:rPr>
        <w:t xml:space="preserve"> </w:t>
      </w:r>
      <w:proofErr w:type="spellStart"/>
      <w:r w:rsidR="00A52069">
        <w:rPr>
          <w:rFonts w:ascii="Times New Roman" w:hAnsi="Times New Roman" w:cs="Times New Roman"/>
          <w:sz w:val="28"/>
          <w:szCs w:val="26"/>
        </w:rPr>
        <w:t>Anova</w:t>
      </w:r>
      <w:proofErr w:type="spellEnd"/>
      <w:r w:rsidR="00A52069">
        <w:rPr>
          <w:rFonts w:ascii="Times New Roman" w:hAnsi="Times New Roman" w:cs="Times New Roman"/>
          <w:sz w:val="28"/>
          <w:szCs w:val="26"/>
        </w:rPr>
        <w:t>: Single Factor</w:t>
      </w:r>
      <w:r w:rsidRPr="00A52069">
        <w:rPr>
          <w:rFonts w:ascii="Times New Roman" w:hAnsi="Times New Roman" w:cs="Times New Roman"/>
          <w:sz w:val="26"/>
          <w:szCs w:val="26"/>
        </w:rPr>
        <w:t>:</w:t>
      </w:r>
    </w:p>
    <w:p w14:paraId="4A84B1C2" w14:textId="5B7CF2CF" w:rsidR="00063D63" w:rsidRPr="00063D63" w:rsidRDefault="00063D63" w:rsidP="00063D63">
      <w:pPr>
        <w:pStyle w:val="ListParagraph"/>
        <w:spacing w:line="360" w:lineRule="auto"/>
        <w:ind w:left="1800"/>
        <w:rPr>
          <w:rFonts w:ascii="Times New Roman" w:hAnsi="Times New Roman" w:cs="Times New Roman"/>
          <w:sz w:val="26"/>
          <w:szCs w:val="26"/>
        </w:rPr>
      </w:pPr>
      <w:r w:rsidRPr="00063D63">
        <w:rPr>
          <w:rFonts w:ascii="Times New Roman" w:hAnsi="Times New Roman" w:cs="Times New Roman"/>
          <w:b/>
          <w:bCs/>
          <w:sz w:val="26"/>
          <w:szCs w:val="26"/>
        </w:rPr>
        <w:t>Input Range:</w:t>
      </w:r>
      <w:r w:rsidRPr="00063D63">
        <w:rPr>
          <w:rFonts w:ascii="Times New Roman" w:hAnsi="Times New Roman" w:cs="Times New Roman"/>
          <w:sz w:val="26"/>
          <w:szCs w:val="26"/>
        </w:rPr>
        <w:t xml:space="preserve"> </w:t>
      </w:r>
      <w:proofErr w:type="spellStart"/>
      <w:r w:rsidRPr="00063D63">
        <w:rPr>
          <w:rFonts w:ascii="Times New Roman" w:hAnsi="Times New Roman" w:cs="Times New Roman"/>
          <w:sz w:val="26"/>
          <w:szCs w:val="26"/>
        </w:rPr>
        <w:t>Vùng</w:t>
      </w:r>
      <w:proofErr w:type="spellEnd"/>
      <w:r w:rsidRPr="00063D63">
        <w:rPr>
          <w:rFonts w:ascii="Times New Roman" w:hAnsi="Times New Roman" w:cs="Times New Roman"/>
          <w:sz w:val="26"/>
          <w:szCs w:val="26"/>
        </w:rPr>
        <w:t xml:space="preserve"> </w:t>
      </w:r>
      <w:proofErr w:type="spellStart"/>
      <w:r w:rsidRPr="00063D63">
        <w:rPr>
          <w:rFonts w:ascii="Times New Roman" w:hAnsi="Times New Roman" w:cs="Times New Roman"/>
          <w:sz w:val="26"/>
          <w:szCs w:val="26"/>
        </w:rPr>
        <w:t>chứa</w:t>
      </w:r>
      <w:proofErr w:type="spellEnd"/>
      <w:r w:rsidRPr="00063D63">
        <w:rPr>
          <w:rFonts w:ascii="Times New Roman" w:hAnsi="Times New Roman" w:cs="Times New Roman"/>
          <w:sz w:val="26"/>
          <w:szCs w:val="26"/>
        </w:rPr>
        <w:t xml:space="preserve"> </w:t>
      </w:r>
      <w:proofErr w:type="spellStart"/>
      <w:r w:rsidRPr="00063D63">
        <w:rPr>
          <w:rFonts w:ascii="Times New Roman" w:hAnsi="Times New Roman" w:cs="Times New Roman"/>
          <w:sz w:val="26"/>
          <w:szCs w:val="26"/>
        </w:rPr>
        <w:t>các</w:t>
      </w:r>
      <w:proofErr w:type="spellEnd"/>
      <w:r w:rsidRPr="00063D63">
        <w:rPr>
          <w:rFonts w:ascii="Times New Roman" w:hAnsi="Times New Roman" w:cs="Times New Roman"/>
          <w:sz w:val="26"/>
          <w:szCs w:val="26"/>
        </w:rPr>
        <w:t xml:space="preserve"> </w:t>
      </w:r>
      <w:proofErr w:type="spellStart"/>
      <w:r w:rsidRPr="00063D63">
        <w:rPr>
          <w:rFonts w:ascii="Times New Roman" w:hAnsi="Times New Roman" w:cs="Times New Roman"/>
          <w:sz w:val="26"/>
          <w:szCs w:val="26"/>
        </w:rPr>
        <w:t>giá</w:t>
      </w:r>
      <w:proofErr w:type="spellEnd"/>
      <w:r w:rsidRPr="00063D63">
        <w:rPr>
          <w:rFonts w:ascii="Times New Roman" w:hAnsi="Times New Roman" w:cs="Times New Roman"/>
          <w:sz w:val="26"/>
          <w:szCs w:val="26"/>
        </w:rPr>
        <w:t xml:space="preserve"> </w:t>
      </w:r>
      <w:proofErr w:type="spellStart"/>
      <w:r w:rsidRPr="00063D63">
        <w:rPr>
          <w:rFonts w:ascii="Times New Roman" w:hAnsi="Times New Roman" w:cs="Times New Roman"/>
          <w:sz w:val="26"/>
          <w:szCs w:val="26"/>
        </w:rPr>
        <w:t>trị</w:t>
      </w:r>
      <w:proofErr w:type="spellEnd"/>
      <w:r w:rsidRPr="00063D63">
        <w:rPr>
          <w:rFonts w:ascii="Times New Roman" w:hAnsi="Times New Roman" w:cs="Times New Roman"/>
          <w:sz w:val="26"/>
          <w:szCs w:val="26"/>
        </w:rPr>
        <w:t xml:space="preserve"> </w:t>
      </w:r>
      <w:proofErr w:type="spellStart"/>
      <w:r w:rsidR="008B608F">
        <w:rPr>
          <w:rFonts w:ascii="Times New Roman" w:hAnsi="Times New Roman" w:cs="Times New Roman"/>
          <w:sz w:val="26"/>
          <w:szCs w:val="26"/>
        </w:rPr>
        <w:t>đầu</w:t>
      </w:r>
      <w:proofErr w:type="spellEnd"/>
      <w:r w:rsidR="008B608F">
        <w:rPr>
          <w:rFonts w:ascii="Times New Roman" w:hAnsi="Times New Roman" w:cs="Times New Roman"/>
          <w:sz w:val="26"/>
          <w:szCs w:val="26"/>
        </w:rPr>
        <w:t xml:space="preserve"> </w:t>
      </w:r>
      <w:proofErr w:type="spellStart"/>
      <w:r w:rsidR="008B608F">
        <w:rPr>
          <w:rFonts w:ascii="Times New Roman" w:hAnsi="Times New Roman" w:cs="Times New Roman"/>
          <w:sz w:val="26"/>
          <w:szCs w:val="26"/>
        </w:rPr>
        <w:t>vào</w:t>
      </w:r>
      <w:proofErr w:type="spellEnd"/>
    </w:p>
    <w:p w14:paraId="3C87CF75" w14:textId="77777777" w:rsidR="00063D63" w:rsidRPr="00063D63" w:rsidRDefault="00063D63" w:rsidP="009C1B6D">
      <w:pPr>
        <w:pStyle w:val="ListParagraph"/>
        <w:spacing w:line="360" w:lineRule="auto"/>
        <w:ind w:left="1800"/>
        <w:rPr>
          <w:rFonts w:ascii="Times New Roman" w:hAnsi="Times New Roman" w:cs="Times New Roman"/>
          <w:sz w:val="26"/>
          <w:szCs w:val="26"/>
        </w:rPr>
      </w:pPr>
      <w:r w:rsidRPr="00063D63">
        <w:rPr>
          <w:rFonts w:ascii="Times New Roman" w:hAnsi="Times New Roman" w:cs="Times New Roman"/>
          <w:b/>
          <w:bCs/>
          <w:sz w:val="26"/>
          <w:szCs w:val="26"/>
        </w:rPr>
        <w:t>Output Range:</w:t>
      </w:r>
      <w:r w:rsidRPr="00063D63">
        <w:rPr>
          <w:rFonts w:ascii="Times New Roman" w:hAnsi="Times New Roman" w:cs="Times New Roman"/>
          <w:sz w:val="26"/>
          <w:szCs w:val="26"/>
        </w:rPr>
        <w:t xml:space="preserve"> </w:t>
      </w:r>
      <w:proofErr w:type="spellStart"/>
      <w:r w:rsidRPr="00063D63">
        <w:rPr>
          <w:rFonts w:ascii="Times New Roman" w:hAnsi="Times New Roman" w:cs="Times New Roman"/>
          <w:sz w:val="26"/>
          <w:szCs w:val="26"/>
        </w:rPr>
        <w:t>Điểm</w:t>
      </w:r>
      <w:proofErr w:type="spellEnd"/>
      <w:r w:rsidRPr="00063D63">
        <w:rPr>
          <w:rFonts w:ascii="Times New Roman" w:hAnsi="Times New Roman" w:cs="Times New Roman"/>
          <w:sz w:val="26"/>
          <w:szCs w:val="26"/>
        </w:rPr>
        <w:t xml:space="preserve"> </w:t>
      </w:r>
      <w:proofErr w:type="spellStart"/>
      <w:r w:rsidRPr="00063D63">
        <w:rPr>
          <w:rFonts w:ascii="Times New Roman" w:hAnsi="Times New Roman" w:cs="Times New Roman"/>
          <w:sz w:val="26"/>
          <w:szCs w:val="26"/>
        </w:rPr>
        <w:t>đầu</w:t>
      </w:r>
      <w:proofErr w:type="spellEnd"/>
      <w:r w:rsidRPr="00063D63">
        <w:rPr>
          <w:rFonts w:ascii="Times New Roman" w:hAnsi="Times New Roman" w:cs="Times New Roman"/>
          <w:sz w:val="26"/>
          <w:szCs w:val="26"/>
        </w:rPr>
        <w:t xml:space="preserve"> </w:t>
      </w:r>
      <w:proofErr w:type="spellStart"/>
      <w:r w:rsidRPr="00063D63">
        <w:rPr>
          <w:rFonts w:ascii="Times New Roman" w:hAnsi="Times New Roman" w:cs="Times New Roman"/>
          <w:sz w:val="26"/>
          <w:szCs w:val="26"/>
        </w:rPr>
        <w:t>của</w:t>
      </w:r>
      <w:proofErr w:type="spellEnd"/>
      <w:r w:rsidRPr="00063D63">
        <w:rPr>
          <w:rFonts w:ascii="Times New Roman" w:hAnsi="Times New Roman" w:cs="Times New Roman"/>
          <w:sz w:val="26"/>
          <w:szCs w:val="26"/>
        </w:rPr>
        <w:t xml:space="preserve"> </w:t>
      </w:r>
      <w:proofErr w:type="spellStart"/>
      <w:r w:rsidRPr="00063D63">
        <w:rPr>
          <w:rFonts w:ascii="Times New Roman" w:hAnsi="Times New Roman" w:cs="Times New Roman"/>
          <w:sz w:val="26"/>
          <w:szCs w:val="26"/>
        </w:rPr>
        <w:t>kết</w:t>
      </w:r>
      <w:proofErr w:type="spellEnd"/>
      <w:r w:rsidRPr="00063D63">
        <w:rPr>
          <w:rFonts w:ascii="Times New Roman" w:hAnsi="Times New Roman" w:cs="Times New Roman"/>
          <w:sz w:val="26"/>
          <w:szCs w:val="26"/>
        </w:rPr>
        <w:t xml:space="preserve"> </w:t>
      </w:r>
      <w:proofErr w:type="spellStart"/>
      <w:r w:rsidRPr="00063D63">
        <w:rPr>
          <w:rFonts w:ascii="Times New Roman" w:hAnsi="Times New Roman" w:cs="Times New Roman"/>
          <w:sz w:val="26"/>
          <w:szCs w:val="26"/>
        </w:rPr>
        <w:t>quả</w:t>
      </w:r>
      <w:proofErr w:type="spellEnd"/>
      <w:r w:rsidRPr="00063D63">
        <w:rPr>
          <w:rFonts w:ascii="Times New Roman" w:hAnsi="Times New Roman" w:cs="Times New Roman"/>
          <w:sz w:val="26"/>
          <w:szCs w:val="26"/>
        </w:rPr>
        <w:t xml:space="preserve"> </w:t>
      </w:r>
      <w:proofErr w:type="spellStart"/>
      <w:r w:rsidRPr="00063D63">
        <w:rPr>
          <w:rFonts w:ascii="Times New Roman" w:hAnsi="Times New Roman" w:cs="Times New Roman"/>
          <w:sz w:val="26"/>
          <w:szCs w:val="26"/>
        </w:rPr>
        <w:t>cần</w:t>
      </w:r>
      <w:proofErr w:type="spellEnd"/>
      <w:r w:rsidRPr="00063D63">
        <w:rPr>
          <w:rFonts w:ascii="Times New Roman" w:hAnsi="Times New Roman" w:cs="Times New Roman"/>
          <w:sz w:val="26"/>
          <w:szCs w:val="26"/>
        </w:rPr>
        <w:t xml:space="preserve"> </w:t>
      </w:r>
      <w:proofErr w:type="spellStart"/>
      <w:r w:rsidRPr="00063D63">
        <w:rPr>
          <w:rFonts w:ascii="Times New Roman" w:hAnsi="Times New Roman" w:cs="Times New Roman"/>
          <w:sz w:val="26"/>
          <w:szCs w:val="26"/>
        </w:rPr>
        <w:t>hiển</w:t>
      </w:r>
      <w:proofErr w:type="spellEnd"/>
      <w:r w:rsidRPr="00063D63">
        <w:rPr>
          <w:rFonts w:ascii="Times New Roman" w:hAnsi="Times New Roman" w:cs="Times New Roman"/>
          <w:sz w:val="26"/>
          <w:szCs w:val="26"/>
        </w:rPr>
        <w:t xml:space="preserve"> </w:t>
      </w:r>
      <w:proofErr w:type="spellStart"/>
      <w:r w:rsidRPr="00063D63">
        <w:rPr>
          <w:rFonts w:ascii="Times New Roman" w:hAnsi="Times New Roman" w:cs="Times New Roman"/>
          <w:sz w:val="26"/>
          <w:szCs w:val="26"/>
        </w:rPr>
        <w:t>thị</w:t>
      </w:r>
      <w:proofErr w:type="spellEnd"/>
    </w:p>
    <w:p w14:paraId="296790E8" w14:textId="66F18512" w:rsidR="001D709C" w:rsidRDefault="00A52069" w:rsidP="00A52069">
      <w:pPr>
        <w:pStyle w:val="ListParagraph"/>
        <w:tabs>
          <w:tab w:val="left" w:pos="4740"/>
        </w:tabs>
        <w:spacing w:line="360" w:lineRule="auto"/>
        <w:ind w:left="1800"/>
        <w:rPr>
          <w:rFonts w:ascii="Times New Roman" w:hAnsi="Times New Roman" w:cs="Times New Roman"/>
          <w:sz w:val="28"/>
          <w:szCs w:val="26"/>
        </w:rPr>
      </w:pPr>
      <w:r w:rsidRPr="00A52069">
        <w:rPr>
          <w:rFonts w:ascii="Times New Roman" w:hAnsi="Times New Roman" w:cs="Times New Roman"/>
          <w:noProof/>
          <w:sz w:val="28"/>
          <w:szCs w:val="26"/>
        </w:rPr>
        <w:drawing>
          <wp:inline distT="0" distB="0" distL="0" distR="0" wp14:anchorId="5A8AFE6C" wp14:editId="3C193CDA">
            <wp:extent cx="3751429" cy="2293620"/>
            <wp:effectExtent l="0" t="0" r="1905" b="0"/>
            <wp:docPr id="70" name="Picture 7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10;&#10;Description automatically generated"/>
                    <pic:cNvPicPr/>
                  </pic:nvPicPr>
                  <pic:blipFill>
                    <a:blip r:embed="rId42"/>
                    <a:stretch>
                      <a:fillRect/>
                    </a:stretch>
                  </pic:blipFill>
                  <pic:spPr>
                    <a:xfrm>
                      <a:off x="0" y="0"/>
                      <a:ext cx="3753649" cy="2294977"/>
                    </a:xfrm>
                    <a:prstGeom prst="rect">
                      <a:avLst/>
                    </a:prstGeom>
                  </pic:spPr>
                </pic:pic>
              </a:graphicData>
            </a:graphic>
          </wp:inline>
        </w:drawing>
      </w:r>
    </w:p>
    <w:p w14:paraId="4435B136" w14:textId="4960B44D" w:rsidR="00766C4A" w:rsidRDefault="00117E74" w:rsidP="00A52069">
      <w:pPr>
        <w:pStyle w:val="ListParagraph"/>
        <w:tabs>
          <w:tab w:val="left" w:pos="4740"/>
        </w:tabs>
        <w:spacing w:line="360" w:lineRule="auto"/>
        <w:ind w:left="1800"/>
        <w:rPr>
          <w:rFonts w:ascii="Times New Roman" w:hAnsi="Times New Roman" w:cs="Times New Roman"/>
          <w:sz w:val="28"/>
          <w:szCs w:val="26"/>
        </w:rPr>
      </w:pPr>
      <w:r>
        <w:rPr>
          <w:rFonts w:ascii="Times New Roman" w:hAnsi="Times New Roman" w:cs="Times New Roman"/>
          <w:sz w:val="28"/>
          <w:szCs w:val="26"/>
        </w:rPr>
        <w:lastRenderedPageBreak/>
        <w:t xml:space="preserve">Sau </w:t>
      </w:r>
      <w:proofErr w:type="spellStart"/>
      <w:r>
        <w:rPr>
          <w:rFonts w:ascii="Times New Roman" w:hAnsi="Times New Roman" w:cs="Times New Roman"/>
          <w:sz w:val="28"/>
          <w:szCs w:val="26"/>
        </w:rPr>
        <w:t>khi</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chọn</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các</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giá</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trị</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tương</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ứng</w:t>
      </w:r>
      <w:proofErr w:type="spellEnd"/>
      <w:r>
        <w:rPr>
          <w:rFonts w:ascii="Times New Roman" w:hAnsi="Times New Roman" w:cs="Times New Roman"/>
          <w:sz w:val="28"/>
          <w:szCs w:val="26"/>
        </w:rPr>
        <w:t xml:space="preserve"> ta </w:t>
      </w:r>
      <w:proofErr w:type="spellStart"/>
      <w:r>
        <w:rPr>
          <w:rFonts w:ascii="Times New Roman" w:hAnsi="Times New Roman" w:cs="Times New Roman"/>
          <w:sz w:val="28"/>
          <w:szCs w:val="26"/>
        </w:rPr>
        <w:t>thu</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được</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bảng</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kết</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quả</w:t>
      </w:r>
      <w:proofErr w:type="spellEnd"/>
      <w:r>
        <w:rPr>
          <w:rFonts w:ascii="Times New Roman" w:hAnsi="Times New Roman" w:cs="Times New Roman"/>
          <w:sz w:val="28"/>
          <w:szCs w:val="26"/>
        </w:rPr>
        <w:t>:</w:t>
      </w:r>
    </w:p>
    <w:p w14:paraId="5E0A1990" w14:textId="1D13F0D6" w:rsidR="00117E74" w:rsidRPr="001D1E41" w:rsidRDefault="001D1E41" w:rsidP="001D1E41">
      <w:pPr>
        <w:tabs>
          <w:tab w:val="left" w:pos="4740"/>
        </w:tabs>
        <w:spacing w:line="360" w:lineRule="auto"/>
        <w:rPr>
          <w:rFonts w:ascii="Times New Roman" w:hAnsi="Times New Roman" w:cs="Times New Roman"/>
          <w:sz w:val="28"/>
          <w:szCs w:val="26"/>
        </w:rPr>
      </w:pPr>
      <w:r w:rsidRPr="001D1E41">
        <w:rPr>
          <w:noProof/>
        </w:rPr>
        <w:drawing>
          <wp:inline distT="0" distB="0" distL="0" distR="0" wp14:anchorId="210AFE5D" wp14:editId="2E96AC96">
            <wp:extent cx="5943600" cy="5184775"/>
            <wp:effectExtent l="0" t="0" r="0" b="0"/>
            <wp:docPr id="72" name="Picture 7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able&#10;&#10;Description automatically generated"/>
                    <pic:cNvPicPr/>
                  </pic:nvPicPr>
                  <pic:blipFill>
                    <a:blip r:embed="rId43"/>
                    <a:stretch>
                      <a:fillRect/>
                    </a:stretch>
                  </pic:blipFill>
                  <pic:spPr>
                    <a:xfrm>
                      <a:off x="0" y="0"/>
                      <a:ext cx="5943600" cy="5184775"/>
                    </a:xfrm>
                    <a:prstGeom prst="rect">
                      <a:avLst/>
                    </a:prstGeom>
                  </pic:spPr>
                </pic:pic>
              </a:graphicData>
            </a:graphic>
          </wp:inline>
        </w:drawing>
      </w:r>
    </w:p>
    <w:p w14:paraId="4BA501DA" w14:textId="1E38061E" w:rsidR="00766C4A" w:rsidRPr="00EB508F" w:rsidRDefault="00ED672F" w:rsidP="00A52069">
      <w:pPr>
        <w:pStyle w:val="ListParagraph"/>
        <w:tabs>
          <w:tab w:val="left" w:pos="4740"/>
        </w:tabs>
        <w:spacing w:line="360" w:lineRule="auto"/>
        <w:ind w:left="1800"/>
        <w:rPr>
          <w:rFonts w:ascii="Times New Roman" w:hAnsi="Times New Roman" w:cs="Times New Roman"/>
          <w:sz w:val="28"/>
          <w:szCs w:val="26"/>
          <w:lang w:val="vi-VN"/>
        </w:rPr>
      </w:pPr>
      <w:r w:rsidRPr="00EB508F">
        <w:rPr>
          <w:rFonts w:ascii="Times New Roman" w:hAnsi="Times New Roman" w:cs="Times New Roman"/>
          <w:sz w:val="28"/>
          <w:szCs w:val="26"/>
          <w:lang w:val="vi-VN"/>
        </w:rPr>
        <w:t xml:space="preserve">Giá trị P-value = 0.405206 </w:t>
      </w:r>
      <w:r w:rsidR="00D32AB5" w:rsidRPr="00EB508F">
        <w:rPr>
          <w:rFonts w:ascii="Times New Roman" w:hAnsi="Times New Roman" w:cs="Times New Roman"/>
          <w:sz w:val="28"/>
          <w:szCs w:val="26"/>
          <w:lang w:val="vi-VN"/>
        </w:rPr>
        <w:t>&gt; 0.05</w:t>
      </w:r>
      <w:r w:rsidR="007F70EB" w:rsidRPr="00EB508F">
        <w:rPr>
          <w:rFonts w:ascii="Times New Roman" w:hAnsi="Times New Roman" w:cs="Times New Roman"/>
          <w:sz w:val="28"/>
          <w:szCs w:val="26"/>
          <w:lang w:val="vi-VN"/>
        </w:rPr>
        <w:tab/>
      </w:r>
      <w:r w:rsidR="000E7ACE" w:rsidRPr="00EB508F">
        <w:rPr>
          <w:rFonts w:ascii="Times New Roman" w:hAnsi="Times New Roman" w:cs="Times New Roman"/>
          <w:sz w:val="28"/>
          <w:szCs w:val="26"/>
          <w:lang w:val="vi-VN"/>
        </w:rPr>
        <w:t>chấp nhận</w:t>
      </w:r>
      <w:r w:rsidR="007F70EB" w:rsidRPr="00EB508F">
        <w:rPr>
          <w:rFonts w:ascii="Times New Roman" w:hAnsi="Times New Roman" w:cs="Times New Roman"/>
          <w:sz w:val="28"/>
          <w:szCs w:val="26"/>
          <w:lang w:val="vi-VN"/>
        </w:rPr>
        <w:t xml:space="preserve"> giả thiết H0</w:t>
      </w:r>
    </w:p>
    <w:p w14:paraId="7EAA83E0" w14:textId="7660858D" w:rsidR="00997D1B" w:rsidRPr="00EB508F" w:rsidRDefault="00997D1B" w:rsidP="00A52069">
      <w:pPr>
        <w:pStyle w:val="ListParagraph"/>
        <w:tabs>
          <w:tab w:val="left" w:pos="4740"/>
        </w:tabs>
        <w:spacing w:line="360" w:lineRule="auto"/>
        <w:ind w:left="1800"/>
        <w:rPr>
          <w:rFonts w:ascii="Times New Roman" w:hAnsi="Times New Roman" w:cs="Times New Roman"/>
          <w:sz w:val="28"/>
          <w:szCs w:val="26"/>
          <w:lang w:val="vi-VN"/>
        </w:rPr>
      </w:pPr>
      <w:r w:rsidRPr="00EB508F">
        <w:rPr>
          <w:rFonts w:ascii="Times New Roman" w:hAnsi="Times New Roman" w:cs="Times New Roman"/>
          <w:sz w:val="28"/>
          <w:szCs w:val="26"/>
          <w:lang w:val="vi-VN"/>
        </w:rPr>
        <w:t>Đủ điều kiện để phân tích tiếp ANOVA.</w:t>
      </w:r>
    </w:p>
    <w:p w14:paraId="5D772E18" w14:textId="579C5E31" w:rsidR="00A931E7" w:rsidRDefault="00997D1B" w:rsidP="009E7C51">
      <w:pPr>
        <w:pStyle w:val="ListParagraph"/>
        <w:numPr>
          <w:ilvl w:val="0"/>
          <w:numId w:val="6"/>
        </w:numPr>
        <w:spacing w:line="360" w:lineRule="auto"/>
        <w:rPr>
          <w:rFonts w:ascii="Times New Roman" w:hAnsi="Times New Roman" w:cs="Times New Roman"/>
          <w:sz w:val="28"/>
          <w:szCs w:val="26"/>
        </w:rPr>
      </w:pPr>
      <w:proofErr w:type="spellStart"/>
      <w:r w:rsidRPr="00B75A33">
        <w:rPr>
          <w:rFonts w:ascii="Times New Roman" w:hAnsi="Times New Roman" w:cs="Times New Roman"/>
          <w:sz w:val="28"/>
          <w:szCs w:val="26"/>
        </w:rPr>
        <w:t>Kiểm</w:t>
      </w:r>
      <w:proofErr w:type="spellEnd"/>
      <w:r w:rsidRPr="00B75A33">
        <w:rPr>
          <w:rFonts w:ascii="Times New Roman" w:hAnsi="Times New Roman" w:cs="Times New Roman"/>
          <w:sz w:val="28"/>
          <w:szCs w:val="26"/>
        </w:rPr>
        <w:t xml:space="preserve"> </w:t>
      </w:r>
      <w:proofErr w:type="spellStart"/>
      <w:r w:rsidRPr="00B75A33">
        <w:rPr>
          <w:rFonts w:ascii="Times New Roman" w:hAnsi="Times New Roman" w:cs="Times New Roman"/>
          <w:sz w:val="28"/>
          <w:szCs w:val="26"/>
        </w:rPr>
        <w:t>định</w:t>
      </w:r>
      <w:proofErr w:type="spellEnd"/>
      <w:r w:rsidRPr="00B75A33">
        <w:rPr>
          <w:rFonts w:ascii="Times New Roman" w:hAnsi="Times New Roman" w:cs="Times New Roman"/>
          <w:sz w:val="28"/>
          <w:szCs w:val="26"/>
        </w:rPr>
        <w:t xml:space="preserve"> </w:t>
      </w:r>
      <w:r>
        <w:rPr>
          <w:rFonts w:ascii="Times New Roman" w:hAnsi="Times New Roman" w:cs="Times New Roman"/>
          <w:sz w:val="28"/>
          <w:szCs w:val="26"/>
        </w:rPr>
        <w:t>ANOVA</w:t>
      </w:r>
    </w:p>
    <w:p w14:paraId="4CC20DB3" w14:textId="06387AE2" w:rsidR="00C346A8" w:rsidRDefault="00C346A8" w:rsidP="00C346A8">
      <w:pPr>
        <w:pStyle w:val="ListParagraph"/>
        <w:spacing w:line="360" w:lineRule="auto"/>
        <w:ind w:left="1440"/>
        <w:rPr>
          <w:rFonts w:ascii="Times New Roman" w:hAnsi="Times New Roman" w:cs="Times New Roman"/>
          <w:sz w:val="28"/>
          <w:szCs w:val="26"/>
        </w:rPr>
      </w:pPr>
      <w:proofErr w:type="spellStart"/>
      <w:r>
        <w:rPr>
          <w:rFonts w:ascii="Times New Roman" w:hAnsi="Times New Roman" w:cs="Times New Roman"/>
          <w:sz w:val="28"/>
          <w:szCs w:val="26"/>
        </w:rPr>
        <w:t>Thực</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hiện</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kiểm</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định</w:t>
      </w:r>
      <w:proofErr w:type="spellEnd"/>
      <w:r>
        <w:rPr>
          <w:rFonts w:ascii="Times New Roman" w:hAnsi="Times New Roman" w:cs="Times New Roman"/>
          <w:sz w:val="28"/>
          <w:szCs w:val="26"/>
        </w:rPr>
        <w:t xml:space="preserve"> ANOVA </w:t>
      </w:r>
      <w:proofErr w:type="spellStart"/>
      <w:r>
        <w:rPr>
          <w:rFonts w:ascii="Times New Roman" w:hAnsi="Times New Roman" w:cs="Times New Roman"/>
          <w:sz w:val="28"/>
          <w:szCs w:val="26"/>
        </w:rPr>
        <w:t>trên</w:t>
      </w:r>
      <w:proofErr w:type="spellEnd"/>
      <w:r>
        <w:rPr>
          <w:rFonts w:ascii="Times New Roman" w:hAnsi="Times New Roman" w:cs="Times New Roman"/>
          <w:sz w:val="28"/>
          <w:szCs w:val="26"/>
        </w:rPr>
        <w:t xml:space="preserve"> </w:t>
      </w:r>
      <w:proofErr w:type="spellStart"/>
      <w:r w:rsidR="00D40CDD">
        <w:rPr>
          <w:rFonts w:ascii="Times New Roman" w:hAnsi="Times New Roman" w:cs="Times New Roman"/>
          <w:sz w:val="28"/>
          <w:szCs w:val="26"/>
        </w:rPr>
        <w:t>dữ</w:t>
      </w:r>
      <w:proofErr w:type="spellEnd"/>
      <w:r w:rsidR="00D40CDD">
        <w:rPr>
          <w:rFonts w:ascii="Times New Roman" w:hAnsi="Times New Roman" w:cs="Times New Roman"/>
          <w:sz w:val="28"/>
          <w:szCs w:val="26"/>
        </w:rPr>
        <w:t xml:space="preserve"> </w:t>
      </w:r>
      <w:proofErr w:type="spellStart"/>
      <w:r w:rsidR="00D40CDD">
        <w:rPr>
          <w:rFonts w:ascii="Times New Roman" w:hAnsi="Times New Roman" w:cs="Times New Roman"/>
          <w:sz w:val="28"/>
          <w:szCs w:val="26"/>
        </w:rPr>
        <w:t>liệu</w:t>
      </w:r>
      <w:proofErr w:type="spellEnd"/>
      <w:r w:rsidR="00D40CDD">
        <w:rPr>
          <w:rFonts w:ascii="Times New Roman" w:hAnsi="Times New Roman" w:cs="Times New Roman"/>
          <w:sz w:val="28"/>
          <w:szCs w:val="26"/>
        </w:rPr>
        <w:t xml:space="preserve"> ban </w:t>
      </w:r>
      <w:proofErr w:type="spellStart"/>
      <w:r w:rsidR="00D40CDD">
        <w:rPr>
          <w:rFonts w:ascii="Times New Roman" w:hAnsi="Times New Roman" w:cs="Times New Roman"/>
          <w:sz w:val="28"/>
          <w:szCs w:val="26"/>
        </w:rPr>
        <w:t>đầu</w:t>
      </w:r>
      <w:proofErr w:type="spellEnd"/>
      <w:r w:rsidR="00D40CDD">
        <w:rPr>
          <w:rFonts w:ascii="Times New Roman" w:hAnsi="Times New Roman" w:cs="Times New Roman"/>
          <w:sz w:val="28"/>
          <w:szCs w:val="26"/>
        </w:rPr>
        <w:t xml:space="preserve"> </w:t>
      </w:r>
      <w:proofErr w:type="spellStart"/>
      <w:r w:rsidR="00D40CDD">
        <w:rPr>
          <w:rFonts w:ascii="Times New Roman" w:hAnsi="Times New Roman" w:cs="Times New Roman"/>
          <w:sz w:val="28"/>
          <w:szCs w:val="26"/>
        </w:rPr>
        <w:t>đã</w:t>
      </w:r>
      <w:proofErr w:type="spellEnd"/>
      <w:r w:rsidR="00D40CDD">
        <w:rPr>
          <w:rFonts w:ascii="Times New Roman" w:hAnsi="Times New Roman" w:cs="Times New Roman"/>
          <w:sz w:val="28"/>
          <w:szCs w:val="26"/>
        </w:rPr>
        <w:t xml:space="preserve"> </w:t>
      </w:r>
      <w:proofErr w:type="spellStart"/>
      <w:r w:rsidR="00D40CDD">
        <w:rPr>
          <w:rFonts w:ascii="Times New Roman" w:hAnsi="Times New Roman" w:cs="Times New Roman"/>
          <w:sz w:val="28"/>
          <w:szCs w:val="26"/>
        </w:rPr>
        <w:t>tách</w:t>
      </w:r>
      <w:proofErr w:type="spellEnd"/>
      <w:r w:rsidR="00D40CDD">
        <w:rPr>
          <w:rFonts w:ascii="Times New Roman" w:hAnsi="Times New Roman" w:cs="Times New Roman"/>
          <w:sz w:val="28"/>
          <w:szCs w:val="26"/>
        </w:rPr>
        <w:t>:</w:t>
      </w:r>
    </w:p>
    <w:p w14:paraId="7D374ADE" w14:textId="4D40255A" w:rsidR="00D40CDD" w:rsidRDefault="00D40CDD" w:rsidP="00C346A8">
      <w:pPr>
        <w:pStyle w:val="ListParagraph"/>
        <w:spacing w:line="360" w:lineRule="auto"/>
        <w:ind w:left="1440"/>
        <w:rPr>
          <w:rFonts w:ascii="Times New Roman" w:hAnsi="Times New Roman" w:cs="Times New Roman"/>
          <w:sz w:val="28"/>
          <w:szCs w:val="26"/>
        </w:rPr>
      </w:pPr>
      <w:r w:rsidRPr="009A4BD1">
        <w:rPr>
          <w:rFonts w:ascii="Times New Roman" w:hAnsi="Times New Roman" w:cs="Times New Roman"/>
          <w:noProof/>
          <w:sz w:val="28"/>
          <w:szCs w:val="26"/>
        </w:rPr>
        <w:lastRenderedPageBreak/>
        <w:drawing>
          <wp:inline distT="0" distB="0" distL="0" distR="0" wp14:anchorId="30E5CD88" wp14:editId="7B0A9A18">
            <wp:extent cx="3535680" cy="1979042"/>
            <wp:effectExtent l="0" t="0" r="7620" b="254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37"/>
                    <a:stretch>
                      <a:fillRect/>
                    </a:stretch>
                  </pic:blipFill>
                  <pic:spPr>
                    <a:xfrm>
                      <a:off x="0" y="0"/>
                      <a:ext cx="3538702" cy="1980733"/>
                    </a:xfrm>
                    <a:prstGeom prst="rect">
                      <a:avLst/>
                    </a:prstGeom>
                  </pic:spPr>
                </pic:pic>
              </a:graphicData>
            </a:graphic>
          </wp:inline>
        </w:drawing>
      </w:r>
    </w:p>
    <w:p w14:paraId="19F6BBA6" w14:textId="77777777" w:rsidR="00A924B7" w:rsidRDefault="00D40CDD" w:rsidP="009E7C51">
      <w:pPr>
        <w:pStyle w:val="ListParagraph"/>
        <w:numPr>
          <w:ilvl w:val="0"/>
          <w:numId w:val="9"/>
        </w:numPr>
        <w:tabs>
          <w:tab w:val="left" w:pos="4740"/>
        </w:tabs>
        <w:spacing w:line="360" w:lineRule="auto"/>
        <w:rPr>
          <w:rFonts w:ascii="Times New Roman" w:hAnsi="Times New Roman" w:cs="Times New Roman"/>
          <w:sz w:val="28"/>
          <w:szCs w:val="26"/>
        </w:rPr>
      </w:pPr>
      <w:proofErr w:type="spellStart"/>
      <w:r>
        <w:rPr>
          <w:rFonts w:ascii="Times New Roman" w:hAnsi="Times New Roman" w:cs="Times New Roman"/>
          <w:sz w:val="28"/>
          <w:szCs w:val="26"/>
        </w:rPr>
        <w:t>Vào</w:t>
      </w:r>
      <w:proofErr w:type="spellEnd"/>
      <w:r>
        <w:rPr>
          <w:rFonts w:ascii="Times New Roman" w:hAnsi="Times New Roman" w:cs="Times New Roman"/>
          <w:sz w:val="28"/>
          <w:szCs w:val="26"/>
        </w:rPr>
        <w:t xml:space="preserve"> Data -&gt; </w:t>
      </w:r>
      <w:r w:rsidRPr="00887960">
        <w:rPr>
          <w:rFonts w:ascii="Times New Roman" w:hAnsi="Times New Roman" w:cs="Times New Roman"/>
          <w:sz w:val="26"/>
          <w:szCs w:val="26"/>
        </w:rPr>
        <w:t>Data Analysis</w:t>
      </w:r>
      <w:r>
        <w:rPr>
          <w:rFonts w:ascii="Times New Roman" w:hAnsi="Times New Roman" w:cs="Times New Roman"/>
          <w:sz w:val="26"/>
          <w:szCs w:val="26"/>
        </w:rPr>
        <w:t xml:space="preserve"> -&gt; </w:t>
      </w:r>
      <w:proofErr w:type="spellStart"/>
      <w:r>
        <w:rPr>
          <w:rFonts w:ascii="Times New Roman" w:hAnsi="Times New Roman" w:cs="Times New Roman"/>
          <w:sz w:val="26"/>
          <w:szCs w:val="26"/>
        </w:rPr>
        <w:t>chọn</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chức</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năng</w:t>
      </w:r>
      <w:proofErr w:type="spellEnd"/>
      <w:r>
        <w:rPr>
          <w:rFonts w:ascii="Times New Roman" w:hAnsi="Times New Roman" w:cs="Times New Roman"/>
          <w:sz w:val="26"/>
          <w:szCs w:val="26"/>
        </w:rPr>
        <w:t xml:space="preserve"> </w:t>
      </w:r>
      <w:proofErr w:type="spellStart"/>
      <w:r>
        <w:rPr>
          <w:rFonts w:ascii="Times New Roman" w:hAnsi="Times New Roman" w:cs="Times New Roman"/>
          <w:sz w:val="28"/>
          <w:szCs w:val="26"/>
        </w:rPr>
        <w:t>Anova</w:t>
      </w:r>
      <w:proofErr w:type="spellEnd"/>
      <w:r>
        <w:rPr>
          <w:rFonts w:ascii="Times New Roman" w:hAnsi="Times New Roman" w:cs="Times New Roman"/>
          <w:sz w:val="28"/>
          <w:szCs w:val="26"/>
        </w:rPr>
        <w:t>: Single Factor</w:t>
      </w:r>
    </w:p>
    <w:p w14:paraId="4F9599DB" w14:textId="595105C6" w:rsidR="00A924B7" w:rsidRDefault="00A924B7" w:rsidP="00A924B7">
      <w:pPr>
        <w:pStyle w:val="ListParagraph"/>
        <w:tabs>
          <w:tab w:val="left" w:pos="4740"/>
        </w:tabs>
        <w:spacing w:line="360" w:lineRule="auto"/>
        <w:ind w:left="1440"/>
        <w:rPr>
          <w:rFonts w:ascii="Times New Roman" w:hAnsi="Times New Roman" w:cs="Times New Roman"/>
          <w:sz w:val="28"/>
          <w:szCs w:val="26"/>
        </w:rPr>
      </w:pPr>
      <w:proofErr w:type="spellStart"/>
      <w:r w:rsidRPr="00A924B7">
        <w:rPr>
          <w:rFonts w:ascii="Times New Roman" w:hAnsi="Times New Roman" w:cs="Times New Roman"/>
          <w:sz w:val="28"/>
          <w:szCs w:val="26"/>
        </w:rPr>
        <w:t>Tương</w:t>
      </w:r>
      <w:proofErr w:type="spellEnd"/>
      <w:r w:rsidRPr="00A924B7">
        <w:rPr>
          <w:rFonts w:ascii="Times New Roman" w:hAnsi="Times New Roman" w:cs="Times New Roman"/>
          <w:sz w:val="28"/>
          <w:szCs w:val="26"/>
        </w:rPr>
        <w:t xml:space="preserve"> </w:t>
      </w:r>
      <w:proofErr w:type="spellStart"/>
      <w:r w:rsidRPr="00A924B7">
        <w:rPr>
          <w:rFonts w:ascii="Times New Roman" w:hAnsi="Times New Roman" w:cs="Times New Roman"/>
          <w:sz w:val="28"/>
          <w:szCs w:val="26"/>
        </w:rPr>
        <w:t>tự</w:t>
      </w:r>
      <w:proofErr w:type="spellEnd"/>
      <w:r w:rsidRPr="00A924B7">
        <w:rPr>
          <w:rFonts w:ascii="Times New Roman" w:hAnsi="Times New Roman" w:cs="Times New Roman"/>
          <w:sz w:val="28"/>
          <w:szCs w:val="26"/>
        </w:rPr>
        <w:t xml:space="preserve"> </w:t>
      </w:r>
      <w:proofErr w:type="spellStart"/>
      <w:r w:rsidRPr="00A924B7">
        <w:rPr>
          <w:rFonts w:ascii="Times New Roman" w:hAnsi="Times New Roman" w:cs="Times New Roman"/>
          <w:sz w:val="28"/>
          <w:szCs w:val="26"/>
        </w:rPr>
        <w:t>phần</w:t>
      </w:r>
      <w:proofErr w:type="spellEnd"/>
      <w:r w:rsidRPr="00A924B7">
        <w:rPr>
          <w:rFonts w:ascii="Times New Roman" w:hAnsi="Times New Roman" w:cs="Times New Roman"/>
          <w:sz w:val="28"/>
          <w:szCs w:val="26"/>
        </w:rPr>
        <w:t xml:space="preserve"> </w:t>
      </w:r>
      <w:proofErr w:type="spellStart"/>
      <w:r w:rsidRPr="00A924B7">
        <w:rPr>
          <w:rFonts w:ascii="Times New Roman" w:hAnsi="Times New Roman" w:cs="Times New Roman"/>
          <w:sz w:val="28"/>
          <w:szCs w:val="26"/>
        </w:rPr>
        <w:t>kiểm</w:t>
      </w:r>
      <w:proofErr w:type="spellEnd"/>
      <w:r w:rsidRPr="00A924B7">
        <w:rPr>
          <w:rFonts w:ascii="Times New Roman" w:hAnsi="Times New Roman" w:cs="Times New Roman"/>
          <w:sz w:val="28"/>
          <w:szCs w:val="26"/>
        </w:rPr>
        <w:t xml:space="preserve"> </w:t>
      </w:r>
      <w:proofErr w:type="spellStart"/>
      <w:r w:rsidRPr="00A924B7">
        <w:rPr>
          <w:rFonts w:ascii="Times New Roman" w:hAnsi="Times New Roman" w:cs="Times New Roman"/>
          <w:sz w:val="28"/>
          <w:szCs w:val="26"/>
        </w:rPr>
        <w:t>định</w:t>
      </w:r>
      <w:proofErr w:type="spellEnd"/>
      <w:r w:rsidRPr="00A924B7">
        <w:rPr>
          <w:rFonts w:ascii="Times New Roman" w:hAnsi="Times New Roman" w:cs="Times New Roman"/>
          <w:sz w:val="28"/>
          <w:szCs w:val="26"/>
        </w:rPr>
        <w:t xml:space="preserve"> </w:t>
      </w:r>
      <w:proofErr w:type="spellStart"/>
      <w:r w:rsidRPr="00A924B7">
        <w:rPr>
          <w:rFonts w:ascii="Times New Roman" w:hAnsi="Times New Roman" w:cs="Times New Roman"/>
          <w:sz w:val="28"/>
          <w:szCs w:val="26"/>
        </w:rPr>
        <w:t>Levene</w:t>
      </w:r>
      <w:proofErr w:type="spellEnd"/>
      <w:r w:rsidRPr="00A924B7">
        <w:rPr>
          <w:rFonts w:ascii="Times New Roman" w:hAnsi="Times New Roman" w:cs="Times New Roman"/>
          <w:sz w:val="28"/>
          <w:szCs w:val="26"/>
        </w:rPr>
        <w:t xml:space="preserve">, </w:t>
      </w:r>
      <w:r>
        <w:rPr>
          <w:rFonts w:ascii="Times New Roman" w:hAnsi="Times New Roman" w:cs="Times New Roman"/>
          <w:sz w:val="28"/>
          <w:szCs w:val="26"/>
        </w:rPr>
        <w:t xml:space="preserve">ta </w:t>
      </w:r>
      <w:proofErr w:type="spellStart"/>
      <w:r>
        <w:rPr>
          <w:rFonts w:ascii="Times New Roman" w:hAnsi="Times New Roman" w:cs="Times New Roman"/>
          <w:sz w:val="28"/>
          <w:szCs w:val="26"/>
        </w:rPr>
        <w:t>thu</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được</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bảng</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kết</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quả</w:t>
      </w:r>
      <w:proofErr w:type="spellEnd"/>
      <w:r>
        <w:rPr>
          <w:rFonts w:ascii="Times New Roman" w:hAnsi="Times New Roman" w:cs="Times New Roman"/>
          <w:sz w:val="28"/>
          <w:szCs w:val="26"/>
        </w:rPr>
        <w:t>:</w:t>
      </w:r>
    </w:p>
    <w:p w14:paraId="1B5D1811" w14:textId="0661B22B" w:rsidR="00FE36A7" w:rsidRDefault="00781253" w:rsidP="00F14542">
      <w:pPr>
        <w:pStyle w:val="ListParagraph"/>
        <w:tabs>
          <w:tab w:val="left" w:pos="4740"/>
        </w:tabs>
        <w:spacing w:line="360" w:lineRule="auto"/>
        <w:ind w:left="1440"/>
        <w:rPr>
          <w:rFonts w:ascii="Times New Roman" w:hAnsi="Times New Roman" w:cs="Times New Roman"/>
          <w:sz w:val="28"/>
          <w:szCs w:val="26"/>
        </w:rPr>
      </w:pPr>
      <w:r w:rsidRPr="00781253">
        <w:rPr>
          <w:rFonts w:ascii="Times New Roman" w:hAnsi="Times New Roman" w:cs="Times New Roman"/>
          <w:noProof/>
          <w:sz w:val="28"/>
          <w:szCs w:val="26"/>
        </w:rPr>
        <w:drawing>
          <wp:inline distT="0" distB="0" distL="0" distR="0" wp14:anchorId="358CB055" wp14:editId="5F1C750A">
            <wp:extent cx="5397347" cy="2628900"/>
            <wp:effectExtent l="0" t="0" r="0" b="0"/>
            <wp:docPr id="74" name="Picture 74"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able, Excel&#10;&#10;Description automatically generated"/>
                    <pic:cNvPicPr/>
                  </pic:nvPicPr>
                  <pic:blipFill>
                    <a:blip r:embed="rId44"/>
                    <a:stretch>
                      <a:fillRect/>
                    </a:stretch>
                  </pic:blipFill>
                  <pic:spPr>
                    <a:xfrm>
                      <a:off x="0" y="0"/>
                      <a:ext cx="5401759" cy="2631049"/>
                    </a:xfrm>
                    <a:prstGeom prst="rect">
                      <a:avLst/>
                    </a:prstGeom>
                  </pic:spPr>
                </pic:pic>
              </a:graphicData>
            </a:graphic>
          </wp:inline>
        </w:drawing>
      </w:r>
      <w:proofErr w:type="spellStart"/>
      <w:r w:rsidR="00FE36A7" w:rsidRPr="00FE36A7">
        <w:rPr>
          <w:rFonts w:ascii="Times New Roman" w:hAnsi="Times New Roman" w:cs="Times New Roman"/>
          <w:sz w:val="28"/>
          <w:szCs w:val="26"/>
        </w:rPr>
        <w:t>Giá</w:t>
      </w:r>
      <w:proofErr w:type="spellEnd"/>
      <w:r w:rsidR="00FE36A7" w:rsidRPr="00FE36A7">
        <w:rPr>
          <w:rFonts w:ascii="Times New Roman" w:hAnsi="Times New Roman" w:cs="Times New Roman"/>
          <w:sz w:val="28"/>
          <w:szCs w:val="26"/>
        </w:rPr>
        <w:t xml:space="preserve"> </w:t>
      </w:r>
      <w:proofErr w:type="spellStart"/>
      <w:r w:rsidR="00FE36A7" w:rsidRPr="00FE36A7">
        <w:rPr>
          <w:rFonts w:ascii="Times New Roman" w:hAnsi="Times New Roman" w:cs="Times New Roman"/>
          <w:sz w:val="28"/>
          <w:szCs w:val="26"/>
        </w:rPr>
        <w:t>trị</w:t>
      </w:r>
      <w:proofErr w:type="spellEnd"/>
      <w:r w:rsidR="00FE36A7" w:rsidRPr="00FE36A7">
        <w:rPr>
          <w:rFonts w:ascii="Times New Roman" w:hAnsi="Times New Roman" w:cs="Times New Roman"/>
          <w:sz w:val="28"/>
          <w:szCs w:val="26"/>
        </w:rPr>
        <w:t xml:space="preserve"> P-value = </w:t>
      </w:r>
      <w:r w:rsidR="001546D4" w:rsidRPr="001546D4">
        <w:rPr>
          <w:rFonts w:ascii="Times New Roman" w:hAnsi="Times New Roman" w:cs="Times New Roman"/>
          <w:sz w:val="28"/>
          <w:szCs w:val="26"/>
        </w:rPr>
        <w:t>0.0356353975</w:t>
      </w:r>
      <w:r w:rsidR="00FE36A7" w:rsidRPr="00FE36A7">
        <w:rPr>
          <w:rFonts w:ascii="Times New Roman" w:hAnsi="Times New Roman" w:cs="Times New Roman"/>
          <w:sz w:val="28"/>
          <w:szCs w:val="26"/>
        </w:rPr>
        <w:t xml:space="preserve"> </w:t>
      </w:r>
      <w:r w:rsidR="001546D4">
        <w:rPr>
          <w:rFonts w:ascii="Times New Roman" w:hAnsi="Times New Roman" w:cs="Times New Roman"/>
          <w:sz w:val="28"/>
          <w:szCs w:val="26"/>
        </w:rPr>
        <w:t>&lt;</w:t>
      </w:r>
      <w:r w:rsidR="00FE36A7" w:rsidRPr="00FE36A7">
        <w:rPr>
          <w:rFonts w:ascii="Times New Roman" w:hAnsi="Times New Roman" w:cs="Times New Roman"/>
          <w:sz w:val="28"/>
          <w:szCs w:val="26"/>
        </w:rPr>
        <w:t xml:space="preserve"> </w:t>
      </w:r>
      <w:r w:rsidR="00F14542" w:rsidRPr="00FE36A7">
        <w:rPr>
          <w:rFonts w:ascii="Times New Roman" w:hAnsi="Times New Roman" w:cs="Times New Roman"/>
          <w:sz w:val="28"/>
          <w:szCs w:val="26"/>
        </w:rPr>
        <w:t>0.05</w:t>
      </w:r>
      <w:r w:rsidR="00F14542">
        <w:rPr>
          <w:rFonts w:ascii="Times New Roman" w:hAnsi="Times New Roman" w:cs="Times New Roman"/>
          <w:sz w:val="28"/>
          <w:szCs w:val="26"/>
        </w:rPr>
        <w:t xml:space="preserve"> </w:t>
      </w:r>
      <w:proofErr w:type="spellStart"/>
      <w:r w:rsidR="00F14542">
        <w:rPr>
          <w:rFonts w:ascii="Times New Roman" w:hAnsi="Times New Roman" w:cs="Times New Roman"/>
          <w:sz w:val="28"/>
          <w:szCs w:val="26"/>
        </w:rPr>
        <w:t>nên</w:t>
      </w:r>
      <w:proofErr w:type="spellEnd"/>
      <w:r w:rsidR="00875852" w:rsidRPr="00875852">
        <w:rPr>
          <w:rFonts w:ascii="Times New Roman" w:hAnsi="Times New Roman" w:cs="Times New Roman"/>
          <w:sz w:val="28"/>
          <w:szCs w:val="26"/>
        </w:rPr>
        <w:t xml:space="preserve"> ta </w:t>
      </w:r>
      <w:proofErr w:type="spellStart"/>
      <w:r w:rsidR="00875852">
        <w:rPr>
          <w:rFonts w:ascii="Times New Roman" w:hAnsi="Times New Roman" w:cs="Times New Roman"/>
          <w:sz w:val="28"/>
          <w:szCs w:val="26"/>
        </w:rPr>
        <w:t>b</w:t>
      </w:r>
      <w:r w:rsidR="00875852" w:rsidRPr="00875852">
        <w:rPr>
          <w:rFonts w:ascii="Times New Roman" w:hAnsi="Times New Roman" w:cs="Times New Roman"/>
          <w:sz w:val="28"/>
          <w:szCs w:val="26"/>
        </w:rPr>
        <w:t>ác</w:t>
      </w:r>
      <w:proofErr w:type="spellEnd"/>
      <w:r w:rsidR="00875852" w:rsidRPr="00875852">
        <w:rPr>
          <w:rFonts w:ascii="Times New Roman" w:hAnsi="Times New Roman" w:cs="Times New Roman"/>
          <w:sz w:val="28"/>
          <w:szCs w:val="26"/>
        </w:rPr>
        <w:t xml:space="preserve"> </w:t>
      </w:r>
      <w:proofErr w:type="spellStart"/>
      <w:r w:rsidR="00875852" w:rsidRPr="00875852">
        <w:rPr>
          <w:rFonts w:ascii="Times New Roman" w:hAnsi="Times New Roman" w:cs="Times New Roman"/>
          <w:sz w:val="28"/>
          <w:szCs w:val="26"/>
        </w:rPr>
        <w:t>bỏ</w:t>
      </w:r>
      <w:proofErr w:type="spellEnd"/>
      <w:r w:rsidR="00875852" w:rsidRPr="00875852">
        <w:rPr>
          <w:rFonts w:ascii="Times New Roman" w:hAnsi="Times New Roman" w:cs="Times New Roman"/>
          <w:sz w:val="28"/>
          <w:szCs w:val="26"/>
        </w:rPr>
        <w:t xml:space="preserve"> </w:t>
      </w:r>
      <w:proofErr w:type="spellStart"/>
      <w:r w:rsidR="00875852" w:rsidRPr="00875852">
        <w:rPr>
          <w:rFonts w:ascii="Times New Roman" w:hAnsi="Times New Roman" w:cs="Times New Roman"/>
          <w:sz w:val="28"/>
          <w:szCs w:val="26"/>
        </w:rPr>
        <w:t>giả</w:t>
      </w:r>
      <w:proofErr w:type="spellEnd"/>
      <w:r w:rsidR="00875852" w:rsidRPr="00875852">
        <w:rPr>
          <w:rFonts w:ascii="Times New Roman" w:hAnsi="Times New Roman" w:cs="Times New Roman"/>
          <w:sz w:val="28"/>
          <w:szCs w:val="26"/>
        </w:rPr>
        <w:t xml:space="preserve"> </w:t>
      </w:r>
      <w:proofErr w:type="spellStart"/>
      <w:r w:rsidR="00875852" w:rsidRPr="00875852">
        <w:rPr>
          <w:rFonts w:ascii="Times New Roman" w:hAnsi="Times New Roman" w:cs="Times New Roman"/>
          <w:sz w:val="28"/>
          <w:szCs w:val="26"/>
        </w:rPr>
        <w:t>thuyết</w:t>
      </w:r>
      <w:proofErr w:type="spellEnd"/>
      <w:r w:rsidR="00875852" w:rsidRPr="00875852">
        <w:rPr>
          <w:rFonts w:ascii="Times New Roman" w:hAnsi="Times New Roman" w:cs="Times New Roman"/>
          <w:sz w:val="28"/>
          <w:szCs w:val="26"/>
        </w:rPr>
        <w:t xml:space="preserve"> H0</w:t>
      </w:r>
      <w:r w:rsidR="00F14542">
        <w:rPr>
          <w:rFonts w:ascii="Times New Roman" w:hAnsi="Times New Roman" w:cs="Times New Roman"/>
          <w:sz w:val="28"/>
          <w:szCs w:val="26"/>
        </w:rPr>
        <w:t>.</w:t>
      </w:r>
    </w:p>
    <w:p w14:paraId="3A11DEB6" w14:textId="77777777" w:rsidR="00F14542" w:rsidRPr="00F14542" w:rsidRDefault="00F14542" w:rsidP="00F14542">
      <w:pPr>
        <w:pStyle w:val="ListParagraph"/>
        <w:tabs>
          <w:tab w:val="left" w:pos="4740"/>
        </w:tabs>
        <w:spacing w:line="360" w:lineRule="auto"/>
        <w:ind w:left="1440"/>
        <w:rPr>
          <w:rFonts w:ascii="Tahoma" w:hAnsi="Tahoma" w:cs="Tahoma"/>
        </w:rPr>
      </w:pPr>
    </w:p>
    <w:p w14:paraId="5726E6DE" w14:textId="5F1419F4" w:rsidR="00F14542" w:rsidRDefault="00997D1B" w:rsidP="009E7C51">
      <w:pPr>
        <w:pStyle w:val="ListParagraph"/>
        <w:numPr>
          <w:ilvl w:val="0"/>
          <w:numId w:val="6"/>
        </w:numPr>
        <w:tabs>
          <w:tab w:val="left" w:pos="4740"/>
        </w:tabs>
        <w:spacing w:line="360" w:lineRule="auto"/>
        <w:rPr>
          <w:rFonts w:ascii="Times New Roman" w:hAnsi="Times New Roman" w:cs="Times New Roman"/>
          <w:sz w:val="28"/>
          <w:szCs w:val="26"/>
        </w:rPr>
      </w:pPr>
      <w:proofErr w:type="spellStart"/>
      <w:r w:rsidRPr="00A924B7">
        <w:rPr>
          <w:rFonts w:ascii="Times New Roman" w:hAnsi="Times New Roman" w:cs="Times New Roman"/>
          <w:sz w:val="28"/>
          <w:szCs w:val="26"/>
        </w:rPr>
        <w:t>Kiểm</w:t>
      </w:r>
      <w:proofErr w:type="spellEnd"/>
      <w:r w:rsidRPr="00A924B7">
        <w:rPr>
          <w:rFonts w:ascii="Times New Roman" w:hAnsi="Times New Roman" w:cs="Times New Roman"/>
          <w:sz w:val="28"/>
          <w:szCs w:val="26"/>
        </w:rPr>
        <w:t xml:space="preserve"> </w:t>
      </w:r>
      <w:proofErr w:type="spellStart"/>
      <w:r w:rsidRPr="00A924B7">
        <w:rPr>
          <w:rFonts w:ascii="Times New Roman" w:hAnsi="Times New Roman" w:cs="Times New Roman"/>
          <w:sz w:val="28"/>
          <w:szCs w:val="26"/>
        </w:rPr>
        <w:t>định</w:t>
      </w:r>
      <w:proofErr w:type="spellEnd"/>
      <w:r w:rsidRPr="00A924B7">
        <w:rPr>
          <w:rFonts w:ascii="Times New Roman" w:hAnsi="Times New Roman" w:cs="Times New Roman"/>
          <w:sz w:val="28"/>
          <w:szCs w:val="26"/>
        </w:rPr>
        <w:t xml:space="preserve"> </w:t>
      </w:r>
      <w:r w:rsidR="00A931E7" w:rsidRPr="00A924B7">
        <w:rPr>
          <w:rFonts w:ascii="Times New Roman" w:hAnsi="Times New Roman" w:cs="Times New Roman"/>
          <w:sz w:val="28"/>
          <w:szCs w:val="26"/>
        </w:rPr>
        <w:t>Tukey</w:t>
      </w:r>
    </w:p>
    <w:p w14:paraId="43110B68" w14:textId="095089EC" w:rsidR="00F14542" w:rsidRDefault="001456B9" w:rsidP="009E7C51">
      <w:pPr>
        <w:pStyle w:val="ListParagraph"/>
        <w:numPr>
          <w:ilvl w:val="0"/>
          <w:numId w:val="9"/>
        </w:numPr>
        <w:tabs>
          <w:tab w:val="left" w:pos="4740"/>
        </w:tabs>
        <w:spacing w:line="360" w:lineRule="auto"/>
        <w:rPr>
          <w:rFonts w:ascii="Times New Roman" w:hAnsi="Times New Roman" w:cs="Times New Roman"/>
          <w:sz w:val="28"/>
          <w:szCs w:val="26"/>
        </w:rPr>
      </w:pPr>
      <w:proofErr w:type="spellStart"/>
      <w:r>
        <w:rPr>
          <w:rFonts w:ascii="Times New Roman" w:hAnsi="Times New Roman" w:cs="Times New Roman"/>
          <w:sz w:val="28"/>
          <w:szCs w:val="26"/>
        </w:rPr>
        <w:t>K</w:t>
      </w:r>
      <w:r w:rsidRPr="001456B9">
        <w:rPr>
          <w:rFonts w:ascii="Times New Roman" w:hAnsi="Times New Roman" w:cs="Times New Roman"/>
          <w:sz w:val="28"/>
          <w:szCs w:val="26"/>
        </w:rPr>
        <w:t>hoảng</w:t>
      </w:r>
      <w:proofErr w:type="spellEnd"/>
      <w:r w:rsidRPr="001456B9">
        <w:rPr>
          <w:rFonts w:ascii="Times New Roman" w:hAnsi="Times New Roman" w:cs="Times New Roman"/>
          <w:sz w:val="28"/>
          <w:szCs w:val="26"/>
        </w:rPr>
        <w:t xml:space="preserve"> </w:t>
      </w:r>
      <w:proofErr w:type="spellStart"/>
      <w:r w:rsidRPr="001456B9">
        <w:rPr>
          <w:rFonts w:ascii="Times New Roman" w:hAnsi="Times New Roman" w:cs="Times New Roman"/>
          <w:sz w:val="28"/>
          <w:szCs w:val="26"/>
        </w:rPr>
        <w:t>biến</w:t>
      </w:r>
      <w:proofErr w:type="spellEnd"/>
      <w:r w:rsidRPr="001456B9">
        <w:rPr>
          <w:rFonts w:ascii="Times New Roman" w:hAnsi="Times New Roman" w:cs="Times New Roman"/>
          <w:sz w:val="28"/>
          <w:szCs w:val="26"/>
        </w:rPr>
        <w:t xml:space="preserve"> </w:t>
      </w:r>
      <w:proofErr w:type="spellStart"/>
      <w:r w:rsidRPr="001456B9">
        <w:rPr>
          <w:rFonts w:ascii="Times New Roman" w:hAnsi="Times New Roman" w:cs="Times New Roman"/>
          <w:sz w:val="28"/>
          <w:szCs w:val="26"/>
        </w:rPr>
        <w:t>thiên</w:t>
      </w:r>
      <w:proofErr w:type="spellEnd"/>
      <w:r w:rsidRPr="001456B9">
        <w:rPr>
          <w:rFonts w:ascii="Times New Roman" w:hAnsi="Times New Roman" w:cs="Times New Roman"/>
          <w:sz w:val="28"/>
          <w:szCs w:val="26"/>
        </w:rPr>
        <w:t xml:space="preserve"> </w:t>
      </w:r>
      <w:proofErr w:type="spellStart"/>
      <w:r w:rsidRPr="001456B9">
        <w:rPr>
          <w:rFonts w:ascii="Times New Roman" w:hAnsi="Times New Roman" w:cs="Times New Roman"/>
          <w:sz w:val="28"/>
          <w:szCs w:val="26"/>
        </w:rPr>
        <w:t>trung</w:t>
      </w:r>
      <w:proofErr w:type="spellEnd"/>
      <w:r w:rsidRPr="001456B9">
        <w:rPr>
          <w:rFonts w:ascii="Times New Roman" w:hAnsi="Times New Roman" w:cs="Times New Roman"/>
          <w:sz w:val="28"/>
          <w:szCs w:val="26"/>
        </w:rPr>
        <w:t xml:space="preserve"> </w:t>
      </w:r>
      <w:proofErr w:type="spellStart"/>
      <w:r w:rsidRPr="001456B9">
        <w:rPr>
          <w:rFonts w:ascii="Times New Roman" w:hAnsi="Times New Roman" w:cs="Times New Roman"/>
          <w:sz w:val="28"/>
          <w:szCs w:val="26"/>
        </w:rPr>
        <w:t>bình</w:t>
      </w:r>
      <w:proofErr w:type="spellEnd"/>
      <w:r w:rsidRPr="001456B9">
        <w:rPr>
          <w:rFonts w:ascii="Times New Roman" w:hAnsi="Times New Roman" w:cs="Times New Roman"/>
          <w:sz w:val="28"/>
          <w:szCs w:val="26"/>
        </w:rPr>
        <w:t xml:space="preserve"> </w:t>
      </w:r>
      <w:proofErr w:type="spellStart"/>
      <w:r w:rsidRPr="001456B9">
        <w:rPr>
          <w:rFonts w:ascii="Times New Roman" w:hAnsi="Times New Roman" w:cs="Times New Roman"/>
          <w:sz w:val="28"/>
          <w:szCs w:val="26"/>
        </w:rPr>
        <w:t>giữa</w:t>
      </w:r>
      <w:proofErr w:type="spellEnd"/>
      <w:r w:rsidRPr="001456B9">
        <w:rPr>
          <w:rFonts w:ascii="Times New Roman" w:hAnsi="Times New Roman" w:cs="Times New Roman"/>
          <w:sz w:val="28"/>
          <w:szCs w:val="26"/>
        </w:rPr>
        <w:t xml:space="preserve"> </w:t>
      </w:r>
      <w:proofErr w:type="spellStart"/>
      <w:r w:rsidR="00AD3917">
        <w:rPr>
          <w:rFonts w:ascii="Times New Roman" w:hAnsi="Times New Roman" w:cs="Times New Roman"/>
          <w:sz w:val="28"/>
          <w:szCs w:val="26"/>
        </w:rPr>
        <w:t>mỗi</w:t>
      </w:r>
      <w:proofErr w:type="spellEnd"/>
      <w:r w:rsidRPr="001456B9">
        <w:rPr>
          <w:rFonts w:ascii="Times New Roman" w:hAnsi="Times New Roman" w:cs="Times New Roman"/>
          <w:sz w:val="28"/>
          <w:szCs w:val="26"/>
        </w:rPr>
        <w:t xml:space="preserve"> </w:t>
      </w:r>
      <w:proofErr w:type="spellStart"/>
      <w:r w:rsidRPr="001456B9">
        <w:rPr>
          <w:rFonts w:ascii="Times New Roman" w:hAnsi="Times New Roman" w:cs="Times New Roman"/>
          <w:sz w:val="28"/>
          <w:szCs w:val="26"/>
        </w:rPr>
        <w:t>nhóm</w:t>
      </w:r>
      <w:proofErr w:type="spellEnd"/>
      <w:r w:rsidRPr="001456B9">
        <w:rPr>
          <w:rFonts w:ascii="Times New Roman" w:hAnsi="Times New Roman" w:cs="Times New Roman"/>
          <w:sz w:val="28"/>
          <w:szCs w:val="26"/>
        </w:rPr>
        <w:t>:</w:t>
      </w:r>
    </w:p>
    <w:p w14:paraId="1A9CC55A" w14:textId="7C05D735" w:rsidR="000569A0" w:rsidRPr="000569A0" w:rsidRDefault="000569A0" w:rsidP="000569A0">
      <w:pPr>
        <w:pStyle w:val="ListParagraph"/>
        <w:tabs>
          <w:tab w:val="left" w:pos="4740"/>
        </w:tabs>
        <w:spacing w:line="360" w:lineRule="auto"/>
        <w:ind w:left="1800"/>
        <w:rPr>
          <w:rFonts w:ascii="Times New Roman" w:hAnsi="Times New Roman" w:cs="Times New Roman"/>
          <w:sz w:val="28"/>
          <w:szCs w:val="26"/>
        </w:rPr>
      </w:pPr>
      <w:proofErr w:type="spellStart"/>
      <w:r>
        <w:rPr>
          <w:rFonts w:ascii="Times New Roman" w:hAnsi="Times New Roman" w:cs="Times New Roman"/>
          <w:sz w:val="28"/>
          <w:szCs w:val="26"/>
        </w:rPr>
        <w:t>Dij</w:t>
      </w:r>
      <w:proofErr w:type="spellEnd"/>
      <w:r>
        <w:rPr>
          <w:rFonts w:ascii="Times New Roman" w:hAnsi="Times New Roman" w:cs="Times New Roman"/>
          <w:sz w:val="28"/>
          <w:szCs w:val="26"/>
        </w:rPr>
        <w:t xml:space="preserve"> = | </w:t>
      </w:r>
      <m:oMath>
        <m:acc>
          <m:accPr>
            <m:chr m:val="̅"/>
            <m:ctrlPr>
              <w:rPr>
                <w:rFonts w:ascii="Cambria Math" w:hAnsi="Cambria Math" w:cs="Times New Roman"/>
                <w:i/>
                <w:sz w:val="28"/>
                <w:szCs w:val="26"/>
              </w:rPr>
            </m:ctrlPr>
          </m:accPr>
          <m:e>
            <m:r>
              <w:rPr>
                <w:rFonts w:ascii="Cambria Math" w:hAnsi="Cambria Math" w:cs="Times New Roman"/>
                <w:sz w:val="28"/>
                <w:szCs w:val="26"/>
              </w:rPr>
              <m:t>N</m:t>
            </m:r>
          </m:e>
        </m:acc>
      </m:oMath>
      <w:r w:rsidR="000550D4">
        <w:rPr>
          <w:rFonts w:ascii="Times New Roman" w:hAnsi="Times New Roman" w:cs="Times New Roman"/>
          <w:sz w:val="28"/>
          <w:szCs w:val="26"/>
        </w:rPr>
        <w:t xml:space="preserve">i - </w:t>
      </w:r>
      <m:oMath>
        <m:acc>
          <m:accPr>
            <m:chr m:val="̅"/>
            <m:ctrlPr>
              <w:rPr>
                <w:rFonts w:ascii="Cambria Math" w:hAnsi="Cambria Math" w:cs="Times New Roman"/>
                <w:i/>
                <w:sz w:val="28"/>
                <w:szCs w:val="26"/>
              </w:rPr>
            </m:ctrlPr>
          </m:accPr>
          <m:e>
            <m:r>
              <w:rPr>
                <w:rFonts w:ascii="Cambria Math" w:hAnsi="Cambria Math" w:cs="Times New Roman"/>
                <w:sz w:val="28"/>
                <w:szCs w:val="26"/>
              </w:rPr>
              <m:t>N</m:t>
            </m:r>
          </m:e>
        </m:acc>
      </m:oMath>
      <w:r w:rsidR="000550D4">
        <w:rPr>
          <w:rFonts w:ascii="Times New Roman" w:hAnsi="Times New Roman" w:cs="Times New Roman"/>
          <w:sz w:val="28"/>
          <w:szCs w:val="26"/>
        </w:rPr>
        <w:t>j</w:t>
      </w:r>
      <w:r>
        <w:rPr>
          <w:rFonts w:ascii="Times New Roman" w:hAnsi="Times New Roman" w:cs="Times New Roman"/>
          <w:sz w:val="28"/>
          <w:szCs w:val="26"/>
        </w:rPr>
        <w:t xml:space="preserve"> |</w:t>
      </w:r>
    </w:p>
    <w:p w14:paraId="4B3C289D" w14:textId="62B6517D" w:rsidR="00F14542" w:rsidRDefault="00BE21B9" w:rsidP="00F14542">
      <w:pPr>
        <w:pStyle w:val="ListParagraph"/>
        <w:tabs>
          <w:tab w:val="left" w:pos="4740"/>
        </w:tabs>
        <w:spacing w:line="360" w:lineRule="auto"/>
        <w:ind w:left="1440"/>
        <w:rPr>
          <w:rFonts w:ascii="Times New Roman" w:hAnsi="Times New Roman" w:cs="Times New Roman"/>
          <w:sz w:val="28"/>
          <w:szCs w:val="26"/>
        </w:rPr>
      </w:pPr>
      <w:r w:rsidRPr="00BE21B9">
        <w:rPr>
          <w:rFonts w:ascii="Times New Roman" w:hAnsi="Times New Roman" w:cs="Times New Roman"/>
          <w:noProof/>
          <w:sz w:val="28"/>
          <w:szCs w:val="26"/>
        </w:rPr>
        <w:drawing>
          <wp:inline distT="0" distB="0" distL="0" distR="0" wp14:anchorId="076121DF" wp14:editId="2B6A0E6E">
            <wp:extent cx="4915972" cy="899160"/>
            <wp:effectExtent l="0" t="0" r="0" b="0"/>
            <wp:docPr id="83" name="Picture 8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able&#10;&#10;Description automatically generated"/>
                    <pic:cNvPicPr/>
                  </pic:nvPicPr>
                  <pic:blipFill>
                    <a:blip r:embed="rId45"/>
                    <a:stretch>
                      <a:fillRect/>
                    </a:stretch>
                  </pic:blipFill>
                  <pic:spPr>
                    <a:xfrm>
                      <a:off x="0" y="0"/>
                      <a:ext cx="4928964" cy="901536"/>
                    </a:xfrm>
                    <a:prstGeom prst="rect">
                      <a:avLst/>
                    </a:prstGeom>
                  </pic:spPr>
                </pic:pic>
              </a:graphicData>
            </a:graphic>
          </wp:inline>
        </w:drawing>
      </w:r>
    </w:p>
    <w:p w14:paraId="2AB05EA6" w14:textId="718F377B" w:rsidR="00F14542" w:rsidRDefault="00AE6F03" w:rsidP="009E7C51">
      <w:pPr>
        <w:pStyle w:val="ListParagraph"/>
        <w:numPr>
          <w:ilvl w:val="0"/>
          <w:numId w:val="9"/>
        </w:numPr>
        <w:tabs>
          <w:tab w:val="left" w:pos="4740"/>
        </w:tabs>
        <w:spacing w:line="360" w:lineRule="auto"/>
        <w:rPr>
          <w:rFonts w:ascii="Times New Roman" w:hAnsi="Times New Roman" w:cs="Times New Roman"/>
          <w:sz w:val="28"/>
          <w:szCs w:val="26"/>
        </w:rPr>
      </w:pPr>
      <w:proofErr w:type="spellStart"/>
      <w:r>
        <w:rPr>
          <w:rFonts w:ascii="Times New Roman" w:hAnsi="Times New Roman" w:cs="Times New Roman"/>
          <w:sz w:val="28"/>
          <w:szCs w:val="26"/>
        </w:rPr>
        <w:t>Tính</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chỉ</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số</w:t>
      </w:r>
      <w:proofErr w:type="spellEnd"/>
      <w:r>
        <w:rPr>
          <w:rFonts w:ascii="Times New Roman" w:hAnsi="Times New Roman" w:cs="Times New Roman"/>
          <w:sz w:val="28"/>
          <w:szCs w:val="26"/>
        </w:rPr>
        <w:t xml:space="preserve"> Tukey </w:t>
      </w:r>
      <w:proofErr w:type="spellStart"/>
      <w:r>
        <w:rPr>
          <w:rFonts w:ascii="Times New Roman" w:hAnsi="Times New Roman" w:cs="Times New Roman"/>
          <w:sz w:val="28"/>
          <w:szCs w:val="26"/>
        </w:rPr>
        <w:t>áp</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dụng</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công</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thức</w:t>
      </w:r>
      <w:proofErr w:type="spellEnd"/>
      <w:r>
        <w:rPr>
          <w:rFonts w:ascii="Times New Roman" w:hAnsi="Times New Roman" w:cs="Times New Roman"/>
          <w:sz w:val="28"/>
          <w:szCs w:val="26"/>
        </w:rPr>
        <w:t>:</w:t>
      </w:r>
    </w:p>
    <w:p w14:paraId="20ED4D19" w14:textId="2DE8C9B5" w:rsidR="00BE21B9" w:rsidRPr="00EB508F" w:rsidRDefault="0054132A" w:rsidP="00A24B46">
      <w:pPr>
        <w:pStyle w:val="ListParagraph"/>
        <w:tabs>
          <w:tab w:val="left" w:pos="4740"/>
        </w:tabs>
        <w:spacing w:line="360" w:lineRule="auto"/>
        <w:ind w:left="1800"/>
        <w:rPr>
          <w:rFonts w:ascii="Times New Roman" w:eastAsiaTheme="minorEastAsia" w:hAnsi="Times New Roman" w:cs="Times New Roman"/>
          <w:sz w:val="28"/>
          <w:szCs w:val="28"/>
          <w:lang w:val="fr-FR"/>
        </w:rPr>
      </w:pPr>
      <w:r w:rsidRPr="00EB508F">
        <w:rPr>
          <w:rFonts w:ascii="Times New Roman" w:hAnsi="Times New Roman" w:cs="Times New Roman"/>
          <w:sz w:val="28"/>
          <w:szCs w:val="26"/>
          <w:lang w:val="fr-FR"/>
        </w:rPr>
        <w:lastRenderedPageBreak/>
        <w:t>T = q</w:t>
      </w:r>
      <w:r w:rsidRPr="0054132A">
        <w:rPr>
          <w:rFonts w:ascii="Times New Roman" w:hAnsi="Times New Roman" w:cs="Times New Roman"/>
        </w:rPr>
        <w:t>α</w:t>
      </w:r>
      <w:r w:rsidRPr="00EB508F">
        <w:rPr>
          <w:rFonts w:ascii="Times New Roman" w:hAnsi="Times New Roman" w:cs="Times New Roman"/>
          <w:lang w:val="fr-FR"/>
        </w:rPr>
        <w:t xml:space="preserve"> </w:t>
      </w:r>
      <w:r w:rsidRPr="00EB508F">
        <w:rPr>
          <w:rFonts w:ascii="Times New Roman" w:hAnsi="Times New Roman" w:cs="Times New Roman"/>
          <w:sz w:val="28"/>
          <w:szCs w:val="28"/>
          <w:lang w:val="fr-FR"/>
        </w:rPr>
        <w:t xml:space="preserve">(k, n-k) </w:t>
      </w:r>
      <m:oMath>
        <m:rad>
          <m:radPr>
            <m:degHide m:val="1"/>
            <m:ctrlPr>
              <w:rPr>
                <w:rFonts w:ascii="Cambria Math" w:hAnsi="Cambria Math" w:cs="Times New Roman"/>
                <w:i/>
                <w:sz w:val="28"/>
                <w:szCs w:val="28"/>
              </w:rPr>
            </m:ctrlPr>
          </m:radPr>
          <m:deg/>
          <m:e>
            <m:f>
              <m:fPr>
                <m:ctrlPr>
                  <w:rPr>
                    <w:rFonts w:ascii="Cambria Math" w:hAnsi="Cambria Math" w:cs="Times New Roman"/>
                    <w:i/>
                    <w:sz w:val="28"/>
                    <w:szCs w:val="28"/>
                  </w:rPr>
                </m:ctrlPr>
              </m:fPr>
              <m:num>
                <m:r>
                  <w:rPr>
                    <w:rFonts w:ascii="Cambria Math" w:hAnsi="Cambria Math" w:cs="Times New Roman"/>
                    <w:sz w:val="28"/>
                    <w:szCs w:val="28"/>
                  </w:rPr>
                  <m:t>MSW</m:t>
                </m:r>
              </m:num>
              <m:den>
                <m:r>
                  <w:rPr>
                    <w:rFonts w:ascii="Cambria Math" w:hAnsi="Cambria Math" w:cs="Times New Roman"/>
                    <w:sz w:val="28"/>
                    <w:szCs w:val="28"/>
                  </w:rPr>
                  <m:t>n</m:t>
                </m:r>
                <m:r>
                  <w:rPr>
                    <w:rFonts w:ascii="Cambria Math" w:hAnsi="Cambria Math" w:cs="Times New Roman"/>
                    <w:sz w:val="28"/>
                    <w:szCs w:val="28"/>
                    <w:lang w:val="fr-FR"/>
                  </w:rPr>
                  <m:t xml:space="preserve"> </m:t>
                </m:r>
                <m:r>
                  <w:rPr>
                    <w:rFonts w:ascii="Cambria Math" w:hAnsi="Cambria Math" w:cs="Times New Roman"/>
                    <w:sz w:val="28"/>
                    <w:szCs w:val="28"/>
                  </w:rPr>
                  <m:t>min</m:t>
                </m:r>
              </m:den>
            </m:f>
          </m:e>
        </m:rad>
      </m:oMath>
    </w:p>
    <w:p w14:paraId="5C45B7C2" w14:textId="60C817D9" w:rsidR="00A24B46" w:rsidRPr="00EB508F" w:rsidRDefault="00B4312C" w:rsidP="00A24B46">
      <w:pPr>
        <w:pStyle w:val="ListParagraph"/>
        <w:tabs>
          <w:tab w:val="left" w:pos="4740"/>
        </w:tabs>
        <w:spacing w:line="360" w:lineRule="auto"/>
        <w:ind w:left="1800"/>
        <w:rPr>
          <w:rFonts w:ascii="Times New Roman" w:hAnsi="Times New Roman" w:cs="Times New Roman"/>
          <w:sz w:val="28"/>
          <w:szCs w:val="26"/>
          <w:lang w:val="fr-FR"/>
        </w:rPr>
      </w:pPr>
      <w:proofErr w:type="spellStart"/>
      <w:r w:rsidRPr="00EB508F">
        <w:rPr>
          <w:rFonts w:ascii="Times New Roman" w:hAnsi="Times New Roman" w:cs="Times New Roman"/>
          <w:sz w:val="28"/>
          <w:szCs w:val="26"/>
          <w:lang w:val="fr-FR"/>
        </w:rPr>
        <w:t>Với</w:t>
      </w:r>
      <w:proofErr w:type="spellEnd"/>
      <w:r w:rsidRPr="00EB508F">
        <w:rPr>
          <w:rFonts w:ascii="Times New Roman" w:hAnsi="Times New Roman" w:cs="Times New Roman"/>
          <w:sz w:val="28"/>
          <w:szCs w:val="26"/>
          <w:lang w:val="fr-FR"/>
        </w:rPr>
        <w:t xml:space="preserve"> q </w:t>
      </w:r>
      <w:proofErr w:type="spellStart"/>
      <w:r w:rsidRPr="00EB508F">
        <w:rPr>
          <w:rFonts w:ascii="Times New Roman" w:hAnsi="Times New Roman" w:cs="Times New Roman"/>
          <w:sz w:val="28"/>
          <w:szCs w:val="26"/>
          <w:lang w:val="fr-FR"/>
        </w:rPr>
        <w:t>phân</w:t>
      </w:r>
      <w:proofErr w:type="spellEnd"/>
      <w:r w:rsidRPr="00EB508F">
        <w:rPr>
          <w:rFonts w:ascii="Times New Roman" w:hAnsi="Times New Roman" w:cs="Times New Roman"/>
          <w:sz w:val="28"/>
          <w:szCs w:val="26"/>
          <w:lang w:val="fr-FR"/>
        </w:rPr>
        <w:t xml:space="preserve"> </w:t>
      </w:r>
      <w:proofErr w:type="spellStart"/>
      <w:r w:rsidRPr="00EB508F">
        <w:rPr>
          <w:rFonts w:ascii="Times New Roman" w:hAnsi="Times New Roman" w:cs="Times New Roman"/>
          <w:sz w:val="28"/>
          <w:szCs w:val="26"/>
          <w:lang w:val="fr-FR"/>
        </w:rPr>
        <w:t>phối</w:t>
      </w:r>
      <w:proofErr w:type="spellEnd"/>
      <w:r w:rsidRPr="00EB508F">
        <w:rPr>
          <w:rFonts w:ascii="Times New Roman" w:hAnsi="Times New Roman" w:cs="Times New Roman"/>
          <w:sz w:val="28"/>
          <w:szCs w:val="26"/>
          <w:lang w:val="fr-FR"/>
        </w:rPr>
        <w:t xml:space="preserve"> </w:t>
      </w:r>
      <w:proofErr w:type="spellStart"/>
      <w:r w:rsidRPr="00EB508F">
        <w:rPr>
          <w:rFonts w:ascii="Times New Roman" w:hAnsi="Times New Roman" w:cs="Times New Roman"/>
          <w:sz w:val="28"/>
          <w:szCs w:val="26"/>
          <w:lang w:val="fr-FR"/>
        </w:rPr>
        <w:t>Tukey</w:t>
      </w:r>
      <w:proofErr w:type="spellEnd"/>
      <w:r w:rsidRPr="00EB508F">
        <w:rPr>
          <w:rFonts w:ascii="Times New Roman" w:hAnsi="Times New Roman" w:cs="Times New Roman"/>
          <w:sz w:val="28"/>
          <w:szCs w:val="26"/>
          <w:lang w:val="fr-FR"/>
        </w:rPr>
        <w:t xml:space="preserve"> tra </w:t>
      </w:r>
      <w:proofErr w:type="spellStart"/>
      <w:r w:rsidRPr="00EB508F">
        <w:rPr>
          <w:rFonts w:ascii="Times New Roman" w:hAnsi="Times New Roman" w:cs="Times New Roman"/>
          <w:sz w:val="28"/>
          <w:szCs w:val="26"/>
          <w:lang w:val="fr-FR"/>
        </w:rPr>
        <w:t>từ</w:t>
      </w:r>
      <w:proofErr w:type="spellEnd"/>
      <w:r w:rsidRPr="00EB508F">
        <w:rPr>
          <w:rFonts w:ascii="Times New Roman" w:hAnsi="Times New Roman" w:cs="Times New Roman"/>
          <w:sz w:val="28"/>
          <w:szCs w:val="26"/>
          <w:lang w:val="fr-FR"/>
        </w:rPr>
        <w:t xml:space="preserve"> </w:t>
      </w:r>
      <w:proofErr w:type="spellStart"/>
      <w:r w:rsidRPr="00EB508F">
        <w:rPr>
          <w:rFonts w:ascii="Times New Roman" w:hAnsi="Times New Roman" w:cs="Times New Roman"/>
          <w:sz w:val="28"/>
          <w:szCs w:val="26"/>
          <w:lang w:val="fr-FR"/>
        </w:rPr>
        <w:t>bảng</w:t>
      </w:r>
      <w:proofErr w:type="spellEnd"/>
      <w:r w:rsidRPr="00EB508F">
        <w:rPr>
          <w:rFonts w:ascii="Times New Roman" w:hAnsi="Times New Roman" w:cs="Times New Roman"/>
          <w:sz w:val="28"/>
          <w:szCs w:val="26"/>
          <w:lang w:val="fr-FR"/>
        </w:rPr>
        <w:t xml:space="preserve"> </w:t>
      </w:r>
      <w:proofErr w:type="spellStart"/>
      <w:proofErr w:type="gramStart"/>
      <w:r w:rsidRPr="00EB508F">
        <w:rPr>
          <w:rFonts w:ascii="Times New Roman" w:hAnsi="Times New Roman" w:cs="Times New Roman"/>
          <w:sz w:val="28"/>
          <w:szCs w:val="26"/>
          <w:lang w:val="fr-FR"/>
        </w:rPr>
        <w:t>sau</w:t>
      </w:r>
      <w:proofErr w:type="spellEnd"/>
      <w:r w:rsidRPr="00EB508F">
        <w:rPr>
          <w:rFonts w:ascii="Times New Roman" w:hAnsi="Times New Roman" w:cs="Times New Roman"/>
          <w:sz w:val="28"/>
          <w:szCs w:val="26"/>
          <w:lang w:val="fr-FR"/>
        </w:rPr>
        <w:t>:</w:t>
      </w:r>
      <w:proofErr w:type="gramEnd"/>
    </w:p>
    <w:p w14:paraId="1A8D34E7" w14:textId="16D9B619" w:rsidR="00B4312C" w:rsidRPr="00A24B46" w:rsidRDefault="00025B26" w:rsidP="00A24B46">
      <w:pPr>
        <w:pStyle w:val="ListParagraph"/>
        <w:tabs>
          <w:tab w:val="left" w:pos="4740"/>
        </w:tabs>
        <w:spacing w:line="360" w:lineRule="auto"/>
        <w:ind w:left="1800"/>
        <w:rPr>
          <w:rFonts w:ascii="Times New Roman" w:eastAsiaTheme="minorEastAsia" w:hAnsi="Times New Roman" w:cs="Times New Roman"/>
          <w:sz w:val="28"/>
          <w:szCs w:val="28"/>
        </w:rPr>
      </w:pPr>
      <w:r w:rsidRPr="00025B26">
        <w:rPr>
          <w:rFonts w:ascii="Times New Roman" w:eastAsiaTheme="minorEastAsia" w:hAnsi="Times New Roman" w:cs="Times New Roman"/>
          <w:noProof/>
          <w:sz w:val="28"/>
          <w:szCs w:val="28"/>
        </w:rPr>
        <w:drawing>
          <wp:inline distT="0" distB="0" distL="0" distR="0" wp14:anchorId="392BA769" wp14:editId="5AC2482D">
            <wp:extent cx="3810532" cy="4344006"/>
            <wp:effectExtent l="0" t="0" r="0" b="0"/>
            <wp:docPr id="84" name="Picture 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ble&#10;&#10;Description automatically generated"/>
                    <pic:cNvPicPr/>
                  </pic:nvPicPr>
                  <pic:blipFill>
                    <a:blip r:embed="rId46"/>
                    <a:stretch>
                      <a:fillRect/>
                    </a:stretch>
                  </pic:blipFill>
                  <pic:spPr>
                    <a:xfrm>
                      <a:off x="0" y="0"/>
                      <a:ext cx="3810532" cy="4344006"/>
                    </a:xfrm>
                    <a:prstGeom prst="rect">
                      <a:avLst/>
                    </a:prstGeom>
                  </pic:spPr>
                </pic:pic>
              </a:graphicData>
            </a:graphic>
          </wp:inline>
        </w:drawing>
      </w:r>
    </w:p>
    <w:p w14:paraId="6517663C" w14:textId="385C73EB" w:rsidR="00BE21B9" w:rsidRPr="00EB508F" w:rsidRDefault="00025B26" w:rsidP="009E7C51">
      <w:pPr>
        <w:pStyle w:val="ListParagraph"/>
        <w:numPr>
          <w:ilvl w:val="0"/>
          <w:numId w:val="9"/>
        </w:numPr>
        <w:tabs>
          <w:tab w:val="left" w:pos="4740"/>
        </w:tabs>
        <w:spacing w:line="360" w:lineRule="auto"/>
        <w:rPr>
          <w:rFonts w:ascii="Times New Roman" w:hAnsi="Times New Roman" w:cs="Times New Roman"/>
          <w:sz w:val="28"/>
          <w:szCs w:val="26"/>
          <w:lang w:val="fr-FR"/>
        </w:rPr>
      </w:pPr>
      <w:r w:rsidRPr="00EB508F">
        <w:rPr>
          <w:rFonts w:ascii="Times New Roman" w:hAnsi="Times New Roman" w:cs="Times New Roman"/>
          <w:sz w:val="28"/>
          <w:szCs w:val="26"/>
          <w:lang w:val="fr-FR"/>
        </w:rPr>
        <w:t xml:space="preserve">Ta </w:t>
      </w:r>
      <w:proofErr w:type="spellStart"/>
      <w:r w:rsidRPr="00EB508F">
        <w:rPr>
          <w:rFonts w:ascii="Times New Roman" w:hAnsi="Times New Roman" w:cs="Times New Roman"/>
          <w:sz w:val="28"/>
          <w:szCs w:val="26"/>
          <w:lang w:val="fr-FR"/>
        </w:rPr>
        <w:t>tính</w:t>
      </w:r>
      <w:proofErr w:type="spellEnd"/>
      <w:r w:rsidRPr="00EB508F">
        <w:rPr>
          <w:rFonts w:ascii="Times New Roman" w:hAnsi="Times New Roman" w:cs="Times New Roman"/>
          <w:sz w:val="28"/>
          <w:szCs w:val="26"/>
          <w:lang w:val="fr-FR"/>
        </w:rPr>
        <w:t xml:space="preserve"> </w:t>
      </w:r>
      <w:proofErr w:type="spellStart"/>
      <w:r w:rsidRPr="00EB508F">
        <w:rPr>
          <w:rFonts w:ascii="Times New Roman" w:hAnsi="Times New Roman" w:cs="Times New Roman"/>
          <w:sz w:val="28"/>
          <w:szCs w:val="26"/>
          <w:lang w:val="fr-FR"/>
        </w:rPr>
        <w:t>được</w:t>
      </w:r>
      <w:proofErr w:type="spellEnd"/>
      <w:r w:rsidRPr="00EB508F">
        <w:rPr>
          <w:rFonts w:ascii="Times New Roman" w:hAnsi="Times New Roman" w:cs="Times New Roman"/>
          <w:sz w:val="28"/>
          <w:szCs w:val="26"/>
          <w:lang w:val="fr-FR"/>
        </w:rPr>
        <w:t xml:space="preserve"> </w:t>
      </w:r>
      <w:proofErr w:type="spellStart"/>
      <w:r w:rsidRPr="00EB508F">
        <w:rPr>
          <w:rFonts w:ascii="Times New Roman" w:hAnsi="Times New Roman" w:cs="Times New Roman"/>
          <w:sz w:val="28"/>
          <w:szCs w:val="26"/>
          <w:lang w:val="fr-FR"/>
        </w:rPr>
        <w:t>giá</w:t>
      </w:r>
      <w:proofErr w:type="spellEnd"/>
      <w:r w:rsidRPr="00EB508F">
        <w:rPr>
          <w:rFonts w:ascii="Times New Roman" w:hAnsi="Times New Roman" w:cs="Times New Roman"/>
          <w:sz w:val="28"/>
          <w:szCs w:val="26"/>
          <w:lang w:val="fr-FR"/>
        </w:rPr>
        <w:t xml:space="preserve"> </w:t>
      </w:r>
      <w:proofErr w:type="spellStart"/>
      <w:r w:rsidRPr="00EB508F">
        <w:rPr>
          <w:rFonts w:ascii="Times New Roman" w:hAnsi="Times New Roman" w:cs="Times New Roman"/>
          <w:sz w:val="28"/>
          <w:szCs w:val="26"/>
          <w:lang w:val="fr-FR"/>
        </w:rPr>
        <w:t>trị</w:t>
      </w:r>
      <w:proofErr w:type="spellEnd"/>
      <w:r w:rsidRPr="00EB508F">
        <w:rPr>
          <w:rFonts w:ascii="Times New Roman" w:hAnsi="Times New Roman" w:cs="Times New Roman"/>
          <w:sz w:val="28"/>
          <w:szCs w:val="26"/>
          <w:lang w:val="fr-FR"/>
        </w:rPr>
        <w:t xml:space="preserve"> T = </w:t>
      </w:r>
      <w:r w:rsidR="004C7F2F" w:rsidRPr="00EB508F">
        <w:rPr>
          <w:rFonts w:ascii="Times New Roman" w:hAnsi="Times New Roman" w:cs="Times New Roman"/>
          <w:sz w:val="28"/>
          <w:szCs w:val="26"/>
          <w:lang w:val="fr-FR"/>
        </w:rPr>
        <w:t>1.355667305</w:t>
      </w:r>
    </w:p>
    <w:p w14:paraId="37666F1A" w14:textId="7259BC95" w:rsidR="00F91456" w:rsidRDefault="00F91456" w:rsidP="00F91456">
      <w:pPr>
        <w:pStyle w:val="ListParagraph"/>
        <w:tabs>
          <w:tab w:val="left" w:pos="4740"/>
        </w:tabs>
        <w:spacing w:line="360" w:lineRule="auto"/>
        <w:ind w:left="1800"/>
        <w:rPr>
          <w:rFonts w:ascii="Times New Roman" w:hAnsi="Times New Roman" w:cs="Times New Roman"/>
          <w:sz w:val="28"/>
          <w:szCs w:val="26"/>
        </w:rPr>
      </w:pPr>
      <w:r w:rsidRPr="00F91456">
        <w:rPr>
          <w:rFonts w:ascii="Times New Roman" w:hAnsi="Times New Roman" w:cs="Times New Roman"/>
          <w:noProof/>
          <w:sz w:val="28"/>
          <w:szCs w:val="26"/>
        </w:rPr>
        <w:drawing>
          <wp:inline distT="0" distB="0" distL="0" distR="0" wp14:anchorId="77A493AA" wp14:editId="2BE255B1">
            <wp:extent cx="4419600" cy="1104900"/>
            <wp:effectExtent l="0" t="0" r="0" b="0"/>
            <wp:docPr id="85" name="Picture 8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Table&#10;&#10;Description automatically generated"/>
                    <pic:cNvPicPr/>
                  </pic:nvPicPr>
                  <pic:blipFill>
                    <a:blip r:embed="rId47"/>
                    <a:stretch>
                      <a:fillRect/>
                    </a:stretch>
                  </pic:blipFill>
                  <pic:spPr>
                    <a:xfrm>
                      <a:off x="0" y="0"/>
                      <a:ext cx="4420220" cy="1105055"/>
                    </a:xfrm>
                    <a:prstGeom prst="rect">
                      <a:avLst/>
                    </a:prstGeom>
                  </pic:spPr>
                </pic:pic>
              </a:graphicData>
            </a:graphic>
          </wp:inline>
        </w:drawing>
      </w:r>
    </w:p>
    <w:p w14:paraId="46B18F4C" w14:textId="3396A6EE" w:rsidR="00F91456" w:rsidRDefault="00F91456" w:rsidP="00F91456">
      <w:pPr>
        <w:pStyle w:val="ListParagraph"/>
        <w:tabs>
          <w:tab w:val="left" w:pos="4740"/>
        </w:tabs>
        <w:spacing w:line="360" w:lineRule="auto"/>
        <w:ind w:left="1800"/>
        <w:rPr>
          <w:rFonts w:ascii="Times New Roman" w:hAnsi="Times New Roman" w:cs="Times New Roman"/>
          <w:sz w:val="28"/>
          <w:szCs w:val="26"/>
        </w:rPr>
      </w:pPr>
      <w:proofErr w:type="spellStart"/>
      <w:r>
        <w:rPr>
          <w:rFonts w:ascii="Times New Roman" w:hAnsi="Times New Roman" w:cs="Times New Roman"/>
          <w:sz w:val="28"/>
          <w:szCs w:val="26"/>
        </w:rPr>
        <w:t>Từ</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đây</w:t>
      </w:r>
      <w:proofErr w:type="spellEnd"/>
      <w:r>
        <w:rPr>
          <w:rFonts w:ascii="Times New Roman" w:hAnsi="Times New Roman" w:cs="Times New Roman"/>
          <w:sz w:val="28"/>
          <w:szCs w:val="26"/>
        </w:rPr>
        <w:t xml:space="preserve"> ta </w:t>
      </w:r>
      <w:proofErr w:type="spellStart"/>
      <w:r>
        <w:rPr>
          <w:rFonts w:ascii="Times New Roman" w:hAnsi="Times New Roman" w:cs="Times New Roman"/>
          <w:sz w:val="28"/>
          <w:szCs w:val="26"/>
        </w:rPr>
        <w:t>thấy</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được</w:t>
      </w:r>
      <w:proofErr w:type="spellEnd"/>
      <w:r>
        <w:rPr>
          <w:rFonts w:ascii="Times New Roman" w:hAnsi="Times New Roman" w:cs="Times New Roman"/>
          <w:sz w:val="28"/>
          <w:szCs w:val="26"/>
        </w:rPr>
        <w:t>:</w:t>
      </w:r>
    </w:p>
    <w:p w14:paraId="7074F177" w14:textId="1E83BC80" w:rsidR="00E209FB" w:rsidRPr="009F373A" w:rsidRDefault="00257527" w:rsidP="009E7C51">
      <w:pPr>
        <w:pStyle w:val="ListParagraph"/>
        <w:numPr>
          <w:ilvl w:val="0"/>
          <w:numId w:val="9"/>
        </w:numPr>
        <w:tabs>
          <w:tab w:val="left" w:pos="4740"/>
        </w:tabs>
        <w:spacing w:line="360" w:lineRule="auto"/>
        <w:rPr>
          <w:rFonts w:ascii="Times New Roman" w:hAnsi="Times New Roman" w:cs="Times New Roman"/>
          <w:sz w:val="28"/>
          <w:szCs w:val="26"/>
        </w:rPr>
      </w:pPr>
      <w:r w:rsidRPr="00257527">
        <w:rPr>
          <w:rFonts w:ascii="Times New Roman" w:hAnsi="Times New Roman" w:cs="Times New Roman"/>
          <w:sz w:val="28"/>
          <w:szCs w:val="26"/>
        </w:rPr>
        <w:t>College graduate - Graduate degree</w:t>
      </w:r>
      <w:r>
        <w:rPr>
          <w:rFonts w:ascii="Times New Roman" w:hAnsi="Times New Roman" w:cs="Times New Roman"/>
          <w:sz w:val="28"/>
          <w:szCs w:val="26"/>
        </w:rPr>
        <w:t xml:space="preserve"> D12 </w:t>
      </w:r>
      <w:r w:rsidR="00F91456">
        <w:rPr>
          <w:rFonts w:ascii="Times New Roman" w:hAnsi="Times New Roman" w:cs="Times New Roman"/>
          <w:sz w:val="28"/>
          <w:szCs w:val="26"/>
        </w:rPr>
        <w:t>&lt; T</w:t>
      </w:r>
      <w:r w:rsidR="009F373A" w:rsidRP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nên</w:t>
      </w:r>
      <w:proofErr w:type="spellEnd"/>
      <w:r w:rsid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phương</w:t>
      </w:r>
      <w:proofErr w:type="spellEnd"/>
      <w:r w:rsid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sai</w:t>
      </w:r>
      <w:proofErr w:type="spellEnd"/>
      <w:r w:rsid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giữa</w:t>
      </w:r>
      <w:proofErr w:type="spellEnd"/>
      <w:r w:rsid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hai</w:t>
      </w:r>
      <w:proofErr w:type="spellEnd"/>
      <w:r w:rsid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nhóm</w:t>
      </w:r>
      <w:proofErr w:type="spellEnd"/>
      <w:r w:rsid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bằng</w:t>
      </w:r>
      <w:proofErr w:type="spellEnd"/>
      <w:r w:rsid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nhau</w:t>
      </w:r>
      <w:proofErr w:type="spellEnd"/>
      <w:r w:rsidR="009F373A">
        <w:rPr>
          <w:rFonts w:ascii="Times New Roman" w:hAnsi="Times New Roman" w:cs="Times New Roman"/>
          <w:sz w:val="28"/>
          <w:szCs w:val="26"/>
        </w:rPr>
        <w:t>.</w:t>
      </w:r>
    </w:p>
    <w:p w14:paraId="3F9AFCD3" w14:textId="0AF2C532" w:rsidR="0032013B" w:rsidRPr="009F373A" w:rsidRDefault="0032013B" w:rsidP="009E7C51">
      <w:pPr>
        <w:pStyle w:val="ListParagraph"/>
        <w:numPr>
          <w:ilvl w:val="0"/>
          <w:numId w:val="9"/>
        </w:numPr>
        <w:tabs>
          <w:tab w:val="left" w:pos="4740"/>
        </w:tabs>
        <w:spacing w:line="360" w:lineRule="auto"/>
        <w:rPr>
          <w:rFonts w:ascii="Times New Roman" w:hAnsi="Times New Roman" w:cs="Times New Roman"/>
          <w:sz w:val="28"/>
          <w:szCs w:val="26"/>
        </w:rPr>
      </w:pPr>
      <w:r w:rsidRPr="0032013B">
        <w:rPr>
          <w:rFonts w:ascii="Times New Roman" w:hAnsi="Times New Roman" w:cs="Times New Roman"/>
          <w:sz w:val="28"/>
          <w:szCs w:val="26"/>
        </w:rPr>
        <w:lastRenderedPageBreak/>
        <w:t>College graduate - Some college</w:t>
      </w:r>
      <w:r>
        <w:rPr>
          <w:rFonts w:ascii="Times New Roman" w:hAnsi="Times New Roman" w:cs="Times New Roman"/>
          <w:sz w:val="28"/>
          <w:szCs w:val="26"/>
        </w:rPr>
        <w:t xml:space="preserve"> D13</w:t>
      </w:r>
      <w:r w:rsidR="009F373A">
        <w:rPr>
          <w:rFonts w:ascii="Times New Roman" w:hAnsi="Times New Roman" w:cs="Times New Roman"/>
          <w:sz w:val="28"/>
          <w:szCs w:val="26"/>
        </w:rPr>
        <w:t xml:space="preserve"> &lt; T</w:t>
      </w:r>
      <w:r w:rsidR="009F373A" w:rsidRP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nên</w:t>
      </w:r>
      <w:proofErr w:type="spellEnd"/>
      <w:r w:rsid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phương</w:t>
      </w:r>
      <w:proofErr w:type="spellEnd"/>
      <w:r w:rsid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sai</w:t>
      </w:r>
      <w:proofErr w:type="spellEnd"/>
      <w:r w:rsid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giữa</w:t>
      </w:r>
      <w:proofErr w:type="spellEnd"/>
      <w:r w:rsid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hai</w:t>
      </w:r>
      <w:proofErr w:type="spellEnd"/>
      <w:r w:rsid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nhóm</w:t>
      </w:r>
      <w:proofErr w:type="spellEnd"/>
      <w:r w:rsid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bằng</w:t>
      </w:r>
      <w:proofErr w:type="spellEnd"/>
      <w:r w:rsid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nhau</w:t>
      </w:r>
      <w:proofErr w:type="spellEnd"/>
      <w:r w:rsidR="009F373A">
        <w:rPr>
          <w:rFonts w:ascii="Times New Roman" w:hAnsi="Times New Roman" w:cs="Times New Roman"/>
          <w:sz w:val="28"/>
          <w:szCs w:val="26"/>
        </w:rPr>
        <w:t>.</w:t>
      </w:r>
    </w:p>
    <w:p w14:paraId="7EF846E3" w14:textId="00517730" w:rsidR="0032013B" w:rsidRPr="00F14542" w:rsidRDefault="0032013B" w:rsidP="009E7C51">
      <w:pPr>
        <w:pStyle w:val="ListParagraph"/>
        <w:numPr>
          <w:ilvl w:val="0"/>
          <w:numId w:val="9"/>
        </w:numPr>
        <w:tabs>
          <w:tab w:val="left" w:pos="4740"/>
        </w:tabs>
        <w:spacing w:line="360" w:lineRule="auto"/>
        <w:rPr>
          <w:rFonts w:ascii="Times New Roman" w:hAnsi="Times New Roman" w:cs="Times New Roman"/>
          <w:sz w:val="28"/>
          <w:szCs w:val="26"/>
        </w:rPr>
      </w:pPr>
      <w:r w:rsidRPr="0032013B">
        <w:rPr>
          <w:rFonts w:ascii="Times New Roman" w:hAnsi="Times New Roman" w:cs="Times New Roman"/>
          <w:sz w:val="28"/>
          <w:szCs w:val="26"/>
        </w:rPr>
        <w:t>Graduate degree - Some college</w:t>
      </w:r>
      <w:r>
        <w:rPr>
          <w:rFonts w:ascii="Times New Roman" w:hAnsi="Times New Roman" w:cs="Times New Roman"/>
          <w:sz w:val="28"/>
          <w:szCs w:val="26"/>
        </w:rPr>
        <w:t xml:space="preserve"> D23</w:t>
      </w:r>
      <w:r w:rsidR="009F373A">
        <w:rPr>
          <w:rFonts w:ascii="Times New Roman" w:hAnsi="Times New Roman" w:cs="Times New Roman"/>
          <w:sz w:val="28"/>
          <w:szCs w:val="26"/>
        </w:rPr>
        <w:t xml:space="preserve"> &gt; T </w:t>
      </w:r>
      <w:proofErr w:type="spellStart"/>
      <w:r w:rsidR="009F373A">
        <w:rPr>
          <w:rFonts w:ascii="Times New Roman" w:hAnsi="Times New Roman" w:cs="Times New Roman"/>
          <w:sz w:val="28"/>
          <w:szCs w:val="26"/>
        </w:rPr>
        <w:t>nên</w:t>
      </w:r>
      <w:proofErr w:type="spellEnd"/>
      <w:r w:rsid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phương</w:t>
      </w:r>
      <w:proofErr w:type="spellEnd"/>
      <w:r w:rsid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sai</w:t>
      </w:r>
      <w:proofErr w:type="spellEnd"/>
      <w:r w:rsid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giữa</w:t>
      </w:r>
      <w:proofErr w:type="spellEnd"/>
      <w:r w:rsid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hai</w:t>
      </w:r>
      <w:proofErr w:type="spellEnd"/>
      <w:r w:rsid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nhóm</w:t>
      </w:r>
      <w:proofErr w:type="spellEnd"/>
      <w:r w:rsid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không</w:t>
      </w:r>
      <w:proofErr w:type="spellEnd"/>
      <w:r w:rsid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bằng</w:t>
      </w:r>
      <w:proofErr w:type="spellEnd"/>
      <w:r w:rsidR="009F373A">
        <w:rPr>
          <w:rFonts w:ascii="Times New Roman" w:hAnsi="Times New Roman" w:cs="Times New Roman"/>
          <w:sz w:val="28"/>
          <w:szCs w:val="26"/>
        </w:rPr>
        <w:t xml:space="preserve"> </w:t>
      </w:r>
      <w:proofErr w:type="spellStart"/>
      <w:r w:rsidR="009F373A">
        <w:rPr>
          <w:rFonts w:ascii="Times New Roman" w:hAnsi="Times New Roman" w:cs="Times New Roman"/>
          <w:sz w:val="28"/>
          <w:szCs w:val="26"/>
        </w:rPr>
        <w:t>nhau</w:t>
      </w:r>
      <w:proofErr w:type="spellEnd"/>
      <w:r w:rsidR="009F373A">
        <w:rPr>
          <w:rFonts w:ascii="Times New Roman" w:hAnsi="Times New Roman" w:cs="Times New Roman"/>
          <w:sz w:val="28"/>
          <w:szCs w:val="26"/>
        </w:rPr>
        <w:t>.</w:t>
      </w:r>
    </w:p>
    <w:p w14:paraId="61F7A7B1" w14:textId="1F12A2CA" w:rsidR="00F66E46" w:rsidRPr="00F66E46" w:rsidRDefault="00F66E46" w:rsidP="009E7C51">
      <w:pPr>
        <w:pStyle w:val="ListParagraph"/>
        <w:numPr>
          <w:ilvl w:val="1"/>
          <w:numId w:val="2"/>
        </w:numPr>
        <w:spacing w:line="360" w:lineRule="auto"/>
        <w:ind w:left="720" w:hanging="540"/>
        <w:outlineLvl w:val="2"/>
        <w:rPr>
          <w:rFonts w:ascii="Times New Roman" w:hAnsi="Times New Roman" w:cs="Times New Roman"/>
          <w:b/>
          <w:bCs/>
          <w:color w:val="4472C4" w:themeColor="accent1"/>
          <w:sz w:val="28"/>
          <w:szCs w:val="28"/>
        </w:rPr>
      </w:pPr>
      <w:bookmarkStart w:id="8" w:name="_Toc99052342"/>
      <w:proofErr w:type="spellStart"/>
      <w:r w:rsidRPr="00F66E46">
        <w:rPr>
          <w:rFonts w:ascii="Times New Roman" w:hAnsi="Times New Roman" w:cs="Times New Roman"/>
          <w:b/>
          <w:bCs/>
          <w:color w:val="4472C4" w:themeColor="accent1"/>
          <w:sz w:val="28"/>
          <w:szCs w:val="28"/>
        </w:rPr>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R</w:t>
      </w:r>
      <w:bookmarkEnd w:id="8"/>
    </w:p>
    <w:p w14:paraId="37567E8C" w14:textId="69C396FE" w:rsidR="00041A4A" w:rsidRDefault="00C629F3" w:rsidP="00D918DA">
      <w:pPr>
        <w:pStyle w:val="ListParagraph"/>
        <w:spacing w:line="360" w:lineRule="auto"/>
        <w:ind w:left="180"/>
        <w:rPr>
          <w:rFonts w:ascii="Times New Roman" w:hAnsi="Times New Roman" w:cs="Times New Roman"/>
          <w:sz w:val="28"/>
          <w:szCs w:val="26"/>
        </w:rPr>
      </w:pPr>
      <w:proofErr w:type="spellStart"/>
      <w:r>
        <w:rPr>
          <w:rFonts w:ascii="Times New Roman" w:hAnsi="Times New Roman" w:cs="Times New Roman"/>
          <w:sz w:val="28"/>
          <w:szCs w:val="26"/>
        </w:rPr>
        <w:t>Dùng</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ngôn</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ngữ</w:t>
      </w:r>
      <w:proofErr w:type="spellEnd"/>
      <w:r>
        <w:rPr>
          <w:rFonts w:ascii="Times New Roman" w:hAnsi="Times New Roman" w:cs="Times New Roman"/>
          <w:sz w:val="28"/>
          <w:szCs w:val="26"/>
        </w:rPr>
        <w:t xml:space="preserve"> R </w:t>
      </w:r>
      <w:proofErr w:type="spellStart"/>
      <w:r>
        <w:rPr>
          <w:rFonts w:ascii="Times New Roman" w:hAnsi="Times New Roman" w:cs="Times New Roman"/>
          <w:sz w:val="28"/>
          <w:szCs w:val="26"/>
        </w:rPr>
        <w:t>về</w:t>
      </w:r>
      <w:proofErr w:type="spellEnd"/>
      <w:r>
        <w:rPr>
          <w:rFonts w:ascii="Times New Roman" w:hAnsi="Times New Roman" w:cs="Times New Roman"/>
          <w:sz w:val="28"/>
          <w:szCs w:val="26"/>
        </w:rPr>
        <w:t xml:space="preserve"> ANOVA </w:t>
      </w:r>
      <w:proofErr w:type="spellStart"/>
      <w:r>
        <w:rPr>
          <w:rFonts w:ascii="Times New Roman" w:hAnsi="Times New Roman" w:cs="Times New Roman"/>
          <w:sz w:val="28"/>
          <w:szCs w:val="26"/>
        </w:rPr>
        <w:t>với</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tập</w:t>
      </w:r>
      <w:proofErr w:type="spellEnd"/>
      <w:r>
        <w:rPr>
          <w:rFonts w:ascii="Times New Roman" w:hAnsi="Times New Roman" w:cs="Times New Roman"/>
          <w:sz w:val="28"/>
          <w:szCs w:val="26"/>
        </w:rPr>
        <w:t xml:space="preserve"> tin </w:t>
      </w:r>
      <w:proofErr w:type="spellStart"/>
      <w:r>
        <w:rPr>
          <w:rFonts w:ascii="Times New Roman" w:hAnsi="Times New Roman" w:cs="Times New Roman"/>
          <w:sz w:val="28"/>
          <w:szCs w:val="26"/>
        </w:rPr>
        <w:t>dữ</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liệu</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gồm</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Levene</w:t>
      </w:r>
      <w:proofErr w:type="spellEnd"/>
      <w:r>
        <w:rPr>
          <w:rFonts w:ascii="Times New Roman" w:hAnsi="Times New Roman" w:cs="Times New Roman"/>
          <w:sz w:val="28"/>
          <w:szCs w:val="26"/>
        </w:rPr>
        <w:t>, ANOVA, Tukey Test)</w:t>
      </w:r>
    </w:p>
    <w:p w14:paraId="52B0C0A5" w14:textId="774249FB" w:rsidR="00024B9C" w:rsidRDefault="00024B9C" w:rsidP="009E7C51">
      <w:pPr>
        <w:pStyle w:val="ListParagraph"/>
        <w:numPr>
          <w:ilvl w:val="0"/>
          <w:numId w:val="5"/>
        </w:numPr>
        <w:shd w:val="clear" w:color="auto" w:fill="FFFFFF" w:themeFill="background1"/>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 xml:space="preserve">Hàm kiểm định Levene: </w:t>
      </w:r>
      <w:r>
        <w:rPr>
          <w:rFonts w:ascii="Times New Roman" w:hAnsi="Times New Roman" w:cs="Times New Roman"/>
          <w:sz w:val="26"/>
          <w:szCs w:val="26"/>
          <w:lang w:val="vi-VN"/>
        </w:rPr>
        <w:t xml:space="preserve">Sử dụng hàm </w:t>
      </w:r>
      <w:r>
        <w:rPr>
          <w:rFonts w:ascii="Times New Roman" w:hAnsi="Times New Roman" w:cs="Times New Roman"/>
          <w:b/>
          <w:bCs/>
          <w:i/>
          <w:iCs/>
          <w:sz w:val="26"/>
          <w:szCs w:val="26"/>
          <w:lang w:val="vi-VN"/>
        </w:rPr>
        <w:t>leveneTest(</w:t>
      </w:r>
      <w:r w:rsidR="00441AA4">
        <w:rPr>
          <w:rFonts w:ascii="Times New Roman" w:hAnsi="Times New Roman" w:cs="Times New Roman"/>
          <w:b/>
          <w:bCs/>
          <w:i/>
          <w:iCs/>
          <w:sz w:val="26"/>
          <w:szCs w:val="26"/>
          <w:lang w:val="vi-VN"/>
        </w:rPr>
        <w:t xml:space="preserve">value, group, center=mean), </w:t>
      </w:r>
      <w:r>
        <w:rPr>
          <w:rFonts w:ascii="Times New Roman" w:hAnsi="Times New Roman" w:cs="Times New Roman"/>
          <w:sz w:val="26"/>
          <w:szCs w:val="26"/>
          <w:lang w:val="vi-VN"/>
        </w:rPr>
        <w:t xml:space="preserve">cần cài đặt package car và require để sử dụng hàm. </w:t>
      </w:r>
    </w:p>
    <w:p w14:paraId="7409B51E" w14:textId="2D2172EA" w:rsidR="00441AA4" w:rsidRPr="00441AA4" w:rsidRDefault="00024B9C" w:rsidP="00441AA4">
      <w:pPr>
        <w:pStyle w:val="ListParagraph"/>
        <w:shd w:val="clear" w:color="auto" w:fill="FFFFFF" w:themeFill="background1"/>
        <w:spacing w:line="360" w:lineRule="auto"/>
        <w:ind w:left="900"/>
        <w:rPr>
          <w:rFonts w:ascii="Times New Roman" w:hAnsi="Times New Roman" w:cs="Times New Roman"/>
          <w:b/>
          <w:bCs/>
          <w:i/>
          <w:iCs/>
          <w:sz w:val="26"/>
          <w:szCs w:val="26"/>
        </w:rPr>
      </w:pPr>
      <w:proofErr w:type="spellStart"/>
      <w:r>
        <w:rPr>
          <w:rFonts w:ascii="Times New Roman" w:hAnsi="Times New Roman" w:cs="Times New Roman"/>
          <w:b/>
          <w:bCs/>
          <w:i/>
          <w:iCs/>
          <w:sz w:val="26"/>
          <w:szCs w:val="26"/>
        </w:rPr>
        <w:t>Kết</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quả</w:t>
      </w:r>
      <w:proofErr w:type="spellEnd"/>
      <w:r>
        <w:rPr>
          <w:rFonts w:ascii="Times New Roman" w:hAnsi="Times New Roman" w:cs="Times New Roman"/>
          <w:b/>
          <w:bCs/>
          <w:i/>
          <w:iCs/>
          <w:sz w:val="26"/>
          <w:szCs w:val="26"/>
        </w:rPr>
        <w:t xml:space="preserve">: </w:t>
      </w:r>
    </w:p>
    <w:p w14:paraId="381A8118" w14:textId="283220D1" w:rsidR="00024B9C" w:rsidRDefault="00441AA4" w:rsidP="00D918DA">
      <w:pPr>
        <w:pStyle w:val="ListParagraph"/>
        <w:spacing w:line="360" w:lineRule="auto"/>
        <w:ind w:left="180"/>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6DF8EA0A" wp14:editId="16D5EEAD">
            <wp:extent cx="5943600" cy="8826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882650"/>
                    </a:xfrm>
                    <a:prstGeom prst="rect">
                      <a:avLst/>
                    </a:prstGeom>
                    <a:noFill/>
                    <a:ln>
                      <a:noFill/>
                    </a:ln>
                  </pic:spPr>
                </pic:pic>
              </a:graphicData>
            </a:graphic>
          </wp:inline>
        </w:drawing>
      </w:r>
    </w:p>
    <w:p w14:paraId="751243BB" w14:textId="377FC6F6" w:rsidR="00441AA4" w:rsidRPr="00162DC3" w:rsidRDefault="00162DC3" w:rsidP="009E7C51">
      <w:pPr>
        <w:pStyle w:val="ListParagraph"/>
        <w:numPr>
          <w:ilvl w:val="0"/>
          <w:numId w:val="13"/>
        </w:numPr>
        <w:spacing w:line="360" w:lineRule="auto"/>
        <w:rPr>
          <w:rFonts w:ascii="Times New Roman" w:hAnsi="Times New Roman" w:cs="Times New Roman"/>
          <w:b/>
          <w:bCs/>
          <w:sz w:val="26"/>
          <w:szCs w:val="26"/>
        </w:rPr>
      </w:pPr>
      <w:proofErr w:type="spellStart"/>
      <w:r w:rsidRPr="00162DC3">
        <w:rPr>
          <w:rFonts w:ascii="Times New Roman" w:hAnsi="Times New Roman" w:cs="Times New Roman"/>
          <w:sz w:val="26"/>
          <w:szCs w:val="26"/>
        </w:rPr>
        <w:t>Giá</w:t>
      </w:r>
      <w:proofErr w:type="spellEnd"/>
      <w:r>
        <w:rPr>
          <w:rFonts w:ascii="Times New Roman" w:hAnsi="Times New Roman" w:cs="Times New Roman"/>
          <w:sz w:val="26"/>
          <w:szCs w:val="26"/>
          <w:lang w:val="vi-VN"/>
        </w:rPr>
        <w:t xml:space="preserve"> trị Pr = 0.4052 &gt; 0.05, vì vậy ta chấp nhận giả thuyết H0 và kiểm định ANOVA.</w:t>
      </w:r>
    </w:p>
    <w:p w14:paraId="0099AD74" w14:textId="77777777" w:rsidR="00677052" w:rsidRPr="00957994" w:rsidRDefault="00677052" w:rsidP="009E7C51">
      <w:pPr>
        <w:pStyle w:val="ListParagraph"/>
        <w:numPr>
          <w:ilvl w:val="0"/>
          <w:numId w:val="3"/>
        </w:numPr>
        <w:shd w:val="clear" w:color="auto" w:fill="FFFFFF" w:themeFill="background1"/>
        <w:spacing w:line="360" w:lineRule="auto"/>
        <w:rPr>
          <w:rFonts w:ascii="Times New Roman" w:hAnsi="Times New Roman" w:cs="Times New Roman"/>
          <w:sz w:val="26"/>
          <w:szCs w:val="26"/>
        </w:rPr>
      </w:pPr>
      <w:proofErr w:type="spellStart"/>
      <w:r w:rsidRPr="00957994">
        <w:rPr>
          <w:rFonts w:ascii="Times New Roman" w:hAnsi="Times New Roman" w:cs="Times New Roman"/>
          <w:b/>
          <w:bCs/>
          <w:i/>
          <w:iCs/>
          <w:sz w:val="26"/>
          <w:szCs w:val="26"/>
        </w:rPr>
        <w:t>Hàm</w:t>
      </w:r>
      <w:proofErr w:type="spellEnd"/>
      <w:r w:rsidRPr="00957994">
        <w:rPr>
          <w:rFonts w:ascii="Times New Roman" w:hAnsi="Times New Roman" w:cs="Times New Roman"/>
          <w:b/>
          <w:bCs/>
          <w:i/>
          <w:iCs/>
          <w:sz w:val="26"/>
          <w:szCs w:val="26"/>
        </w:rPr>
        <w:t xml:space="preserve"> </w:t>
      </w:r>
      <w:proofErr w:type="spellStart"/>
      <w:r w:rsidRPr="00957994">
        <w:rPr>
          <w:rFonts w:ascii="Times New Roman" w:hAnsi="Times New Roman" w:cs="Times New Roman"/>
          <w:b/>
          <w:bCs/>
          <w:i/>
          <w:iCs/>
          <w:sz w:val="26"/>
          <w:szCs w:val="26"/>
        </w:rPr>
        <w:t>kiểm</w:t>
      </w:r>
      <w:proofErr w:type="spellEnd"/>
      <w:r w:rsidRPr="00957994">
        <w:rPr>
          <w:rFonts w:ascii="Times New Roman" w:hAnsi="Times New Roman" w:cs="Times New Roman"/>
          <w:b/>
          <w:bCs/>
          <w:i/>
          <w:iCs/>
          <w:sz w:val="26"/>
          <w:szCs w:val="26"/>
        </w:rPr>
        <w:t xml:space="preserve"> </w:t>
      </w:r>
      <w:proofErr w:type="spellStart"/>
      <w:r w:rsidRPr="00957994">
        <w:rPr>
          <w:rFonts w:ascii="Times New Roman" w:hAnsi="Times New Roman" w:cs="Times New Roman"/>
          <w:b/>
          <w:bCs/>
          <w:i/>
          <w:iCs/>
          <w:sz w:val="26"/>
          <w:szCs w:val="26"/>
        </w:rPr>
        <w:t>định</w:t>
      </w:r>
      <w:proofErr w:type="spellEnd"/>
      <w:r w:rsidRPr="00957994">
        <w:rPr>
          <w:rFonts w:ascii="Times New Roman" w:hAnsi="Times New Roman" w:cs="Times New Roman"/>
          <w:b/>
          <w:bCs/>
          <w:i/>
          <w:iCs/>
          <w:sz w:val="26"/>
          <w:szCs w:val="26"/>
        </w:rPr>
        <w:t xml:space="preserve"> ANOVA: </w:t>
      </w:r>
      <w:proofErr w:type="spellStart"/>
      <w:r w:rsidR="000D3A70" w:rsidRPr="00957994">
        <w:rPr>
          <w:rFonts w:ascii="Times New Roman" w:hAnsi="Times New Roman" w:cs="Times New Roman"/>
          <w:sz w:val="26"/>
          <w:szCs w:val="26"/>
        </w:rPr>
        <w:t>Sử</w:t>
      </w:r>
      <w:proofErr w:type="spellEnd"/>
      <w:r w:rsidR="000D3A70" w:rsidRPr="00957994">
        <w:rPr>
          <w:rFonts w:ascii="Times New Roman" w:hAnsi="Times New Roman" w:cs="Times New Roman"/>
          <w:sz w:val="26"/>
          <w:szCs w:val="26"/>
        </w:rPr>
        <w:t xml:space="preserve"> </w:t>
      </w:r>
      <w:proofErr w:type="spellStart"/>
      <w:r w:rsidR="000D3A70" w:rsidRPr="00957994">
        <w:rPr>
          <w:rFonts w:ascii="Times New Roman" w:hAnsi="Times New Roman" w:cs="Times New Roman"/>
          <w:sz w:val="26"/>
          <w:szCs w:val="26"/>
        </w:rPr>
        <w:t>dụng</w:t>
      </w:r>
      <w:proofErr w:type="spellEnd"/>
      <w:r w:rsidR="000D3A70" w:rsidRPr="00957994">
        <w:rPr>
          <w:rFonts w:ascii="Times New Roman" w:hAnsi="Times New Roman" w:cs="Times New Roman"/>
          <w:sz w:val="26"/>
          <w:szCs w:val="26"/>
        </w:rPr>
        <w:t xml:space="preserve"> </w:t>
      </w:r>
      <w:proofErr w:type="spellStart"/>
      <w:r w:rsidR="000D3A70" w:rsidRPr="00957994">
        <w:rPr>
          <w:rFonts w:ascii="Times New Roman" w:hAnsi="Times New Roman" w:cs="Times New Roman"/>
          <w:sz w:val="26"/>
          <w:szCs w:val="26"/>
        </w:rPr>
        <w:t>hàm</w:t>
      </w:r>
      <w:proofErr w:type="spellEnd"/>
      <w:r w:rsidR="000D3A70" w:rsidRPr="00957994">
        <w:rPr>
          <w:rFonts w:ascii="Times New Roman" w:hAnsi="Times New Roman" w:cs="Times New Roman"/>
          <w:sz w:val="26"/>
          <w:szCs w:val="26"/>
        </w:rPr>
        <w:t xml:space="preserve"> </w:t>
      </w:r>
      <w:proofErr w:type="spellStart"/>
      <w:r w:rsidR="000D3A70" w:rsidRPr="00957994">
        <w:rPr>
          <w:rFonts w:ascii="Times New Roman" w:hAnsi="Times New Roman" w:cs="Times New Roman"/>
          <w:b/>
          <w:bCs/>
          <w:i/>
          <w:iCs/>
          <w:sz w:val="26"/>
          <w:szCs w:val="26"/>
        </w:rPr>
        <w:t>aov</w:t>
      </w:r>
      <w:proofErr w:type="spellEnd"/>
      <w:r w:rsidR="000D3A70" w:rsidRPr="00957994">
        <w:rPr>
          <w:rFonts w:ascii="Times New Roman" w:hAnsi="Times New Roman" w:cs="Times New Roman"/>
          <w:b/>
          <w:bCs/>
          <w:i/>
          <w:iCs/>
          <w:sz w:val="26"/>
          <w:szCs w:val="26"/>
        </w:rPr>
        <w:t xml:space="preserve"> (value</w:t>
      </w:r>
      <w:r w:rsidR="001771C4" w:rsidRPr="00957994">
        <w:rPr>
          <w:rFonts w:ascii="Times New Roman" w:hAnsi="Times New Roman" w:cs="Times New Roman"/>
          <w:b/>
          <w:bCs/>
          <w:i/>
          <w:iCs/>
          <w:sz w:val="26"/>
          <w:szCs w:val="26"/>
        </w:rPr>
        <w:t xml:space="preserve"> </w:t>
      </w:r>
      <w:r w:rsidR="000D3A70" w:rsidRPr="00957994">
        <w:rPr>
          <w:rFonts w:ascii="Times New Roman" w:hAnsi="Times New Roman" w:cs="Times New Roman"/>
          <w:b/>
          <w:bCs/>
          <w:i/>
          <w:iCs/>
          <w:sz w:val="26"/>
          <w:szCs w:val="26"/>
        </w:rPr>
        <w:t>~</w:t>
      </w:r>
      <w:r w:rsidR="001771C4" w:rsidRPr="00957994">
        <w:rPr>
          <w:rFonts w:ascii="Times New Roman" w:hAnsi="Times New Roman" w:cs="Times New Roman"/>
          <w:b/>
          <w:bCs/>
          <w:i/>
          <w:iCs/>
          <w:sz w:val="26"/>
          <w:szCs w:val="26"/>
        </w:rPr>
        <w:t xml:space="preserve"> </w:t>
      </w:r>
      <w:r w:rsidR="000D3A70" w:rsidRPr="00957994">
        <w:rPr>
          <w:rFonts w:ascii="Times New Roman" w:hAnsi="Times New Roman" w:cs="Times New Roman"/>
          <w:b/>
          <w:bCs/>
          <w:i/>
          <w:iCs/>
          <w:sz w:val="26"/>
          <w:szCs w:val="26"/>
        </w:rPr>
        <w:t>group,</w:t>
      </w:r>
      <w:r w:rsidR="001771C4" w:rsidRPr="00957994">
        <w:rPr>
          <w:rFonts w:ascii="Times New Roman" w:hAnsi="Times New Roman" w:cs="Times New Roman"/>
          <w:b/>
          <w:bCs/>
          <w:i/>
          <w:iCs/>
          <w:sz w:val="26"/>
          <w:szCs w:val="26"/>
        </w:rPr>
        <w:t xml:space="preserve"> </w:t>
      </w:r>
      <w:r w:rsidR="000D3A70" w:rsidRPr="00957994">
        <w:rPr>
          <w:rFonts w:ascii="Times New Roman" w:hAnsi="Times New Roman" w:cs="Times New Roman"/>
          <w:b/>
          <w:bCs/>
          <w:i/>
          <w:iCs/>
          <w:sz w:val="26"/>
          <w:szCs w:val="26"/>
        </w:rPr>
        <w:t>data</w:t>
      </w:r>
      <w:r w:rsidR="001771C4" w:rsidRPr="00957994">
        <w:rPr>
          <w:rFonts w:ascii="Times New Roman" w:hAnsi="Times New Roman" w:cs="Times New Roman"/>
          <w:b/>
          <w:bCs/>
          <w:i/>
          <w:iCs/>
          <w:sz w:val="26"/>
          <w:szCs w:val="26"/>
        </w:rPr>
        <w:t xml:space="preserve"> </w:t>
      </w:r>
      <w:r w:rsidR="000D3A70" w:rsidRPr="00957994">
        <w:rPr>
          <w:rFonts w:ascii="Times New Roman" w:hAnsi="Times New Roman" w:cs="Times New Roman"/>
          <w:b/>
          <w:bCs/>
          <w:i/>
          <w:iCs/>
          <w:sz w:val="26"/>
          <w:szCs w:val="26"/>
        </w:rPr>
        <w:t>=</w:t>
      </w:r>
      <w:r w:rsidR="001771C4" w:rsidRPr="00957994">
        <w:rPr>
          <w:rFonts w:ascii="Times New Roman" w:hAnsi="Times New Roman" w:cs="Times New Roman"/>
          <w:b/>
          <w:bCs/>
          <w:i/>
          <w:iCs/>
          <w:sz w:val="26"/>
          <w:szCs w:val="26"/>
        </w:rPr>
        <w:t xml:space="preserve"> </w:t>
      </w:r>
      <w:r w:rsidR="000D3A70" w:rsidRPr="00957994">
        <w:rPr>
          <w:rFonts w:ascii="Times New Roman" w:hAnsi="Times New Roman" w:cs="Times New Roman"/>
          <w:b/>
          <w:bCs/>
          <w:i/>
          <w:iCs/>
          <w:sz w:val="26"/>
          <w:szCs w:val="26"/>
        </w:rPr>
        <w:t>data)</w:t>
      </w:r>
      <w:r w:rsidR="000D3A70" w:rsidRPr="00957994">
        <w:rPr>
          <w:rFonts w:ascii="Times New Roman" w:hAnsi="Times New Roman" w:cs="Times New Roman"/>
          <w:sz w:val="26"/>
          <w:szCs w:val="26"/>
        </w:rPr>
        <w:t>,</w:t>
      </w:r>
      <w:r w:rsidR="001771C4" w:rsidRPr="00957994">
        <w:rPr>
          <w:rFonts w:ascii="Times New Roman" w:hAnsi="Times New Roman" w:cs="Times New Roman"/>
          <w:sz w:val="26"/>
          <w:szCs w:val="26"/>
        </w:rPr>
        <w:t xml:space="preserve"> </w:t>
      </w:r>
      <w:proofErr w:type="spellStart"/>
      <w:r w:rsidR="001771C4" w:rsidRPr="00957994">
        <w:rPr>
          <w:rFonts w:ascii="Times New Roman" w:hAnsi="Times New Roman" w:cs="Times New Roman"/>
          <w:sz w:val="26"/>
          <w:szCs w:val="26"/>
        </w:rPr>
        <w:t>cần</w:t>
      </w:r>
      <w:proofErr w:type="spellEnd"/>
      <w:r w:rsidR="001771C4" w:rsidRPr="00957994">
        <w:rPr>
          <w:rFonts w:ascii="Times New Roman" w:hAnsi="Times New Roman" w:cs="Times New Roman"/>
          <w:sz w:val="26"/>
          <w:szCs w:val="26"/>
        </w:rPr>
        <w:t xml:space="preserve"> </w:t>
      </w:r>
      <w:proofErr w:type="spellStart"/>
      <w:r w:rsidR="001771C4" w:rsidRPr="00957994">
        <w:rPr>
          <w:rFonts w:ascii="Times New Roman" w:hAnsi="Times New Roman" w:cs="Times New Roman"/>
          <w:sz w:val="26"/>
          <w:szCs w:val="26"/>
        </w:rPr>
        <w:t>cài</w:t>
      </w:r>
      <w:proofErr w:type="spellEnd"/>
      <w:r w:rsidR="001771C4" w:rsidRPr="00957994">
        <w:rPr>
          <w:rFonts w:ascii="Times New Roman" w:hAnsi="Times New Roman" w:cs="Times New Roman"/>
          <w:sz w:val="26"/>
          <w:szCs w:val="26"/>
        </w:rPr>
        <w:t xml:space="preserve"> </w:t>
      </w:r>
      <w:proofErr w:type="spellStart"/>
      <w:r w:rsidR="001771C4" w:rsidRPr="00957994">
        <w:rPr>
          <w:rFonts w:ascii="Times New Roman" w:hAnsi="Times New Roman" w:cs="Times New Roman"/>
          <w:sz w:val="26"/>
          <w:szCs w:val="26"/>
        </w:rPr>
        <w:t>đặt</w:t>
      </w:r>
      <w:proofErr w:type="spellEnd"/>
      <w:r w:rsidR="001771C4" w:rsidRPr="00957994">
        <w:rPr>
          <w:rFonts w:ascii="Times New Roman" w:hAnsi="Times New Roman" w:cs="Times New Roman"/>
          <w:sz w:val="26"/>
          <w:szCs w:val="26"/>
        </w:rPr>
        <w:t xml:space="preserve"> package car </w:t>
      </w:r>
      <w:proofErr w:type="spellStart"/>
      <w:r w:rsidR="001771C4" w:rsidRPr="00957994">
        <w:rPr>
          <w:rFonts w:ascii="Times New Roman" w:hAnsi="Times New Roman" w:cs="Times New Roman"/>
          <w:sz w:val="26"/>
          <w:szCs w:val="26"/>
        </w:rPr>
        <w:t>và</w:t>
      </w:r>
      <w:proofErr w:type="spellEnd"/>
      <w:r w:rsidR="001771C4" w:rsidRPr="00957994">
        <w:rPr>
          <w:rFonts w:ascii="Times New Roman" w:hAnsi="Times New Roman" w:cs="Times New Roman"/>
          <w:sz w:val="26"/>
          <w:szCs w:val="26"/>
        </w:rPr>
        <w:t xml:space="preserve"> require </w:t>
      </w:r>
      <w:proofErr w:type="spellStart"/>
      <w:r w:rsidR="001771C4" w:rsidRPr="00957994">
        <w:rPr>
          <w:rFonts w:ascii="Times New Roman" w:hAnsi="Times New Roman" w:cs="Times New Roman"/>
          <w:sz w:val="26"/>
          <w:szCs w:val="26"/>
        </w:rPr>
        <w:t>để</w:t>
      </w:r>
      <w:proofErr w:type="spellEnd"/>
      <w:r w:rsidR="001771C4" w:rsidRPr="00957994">
        <w:rPr>
          <w:rFonts w:ascii="Times New Roman" w:hAnsi="Times New Roman" w:cs="Times New Roman"/>
          <w:sz w:val="26"/>
          <w:szCs w:val="26"/>
        </w:rPr>
        <w:t xml:space="preserve"> </w:t>
      </w:r>
      <w:proofErr w:type="spellStart"/>
      <w:r w:rsidR="001771C4" w:rsidRPr="00957994">
        <w:rPr>
          <w:rFonts w:ascii="Times New Roman" w:hAnsi="Times New Roman" w:cs="Times New Roman"/>
          <w:sz w:val="26"/>
          <w:szCs w:val="26"/>
        </w:rPr>
        <w:t>sử</w:t>
      </w:r>
      <w:proofErr w:type="spellEnd"/>
      <w:r w:rsidR="001771C4" w:rsidRPr="00957994">
        <w:rPr>
          <w:rFonts w:ascii="Times New Roman" w:hAnsi="Times New Roman" w:cs="Times New Roman"/>
          <w:sz w:val="26"/>
          <w:szCs w:val="26"/>
        </w:rPr>
        <w:t xml:space="preserve"> </w:t>
      </w:r>
      <w:proofErr w:type="spellStart"/>
      <w:r w:rsidR="001771C4" w:rsidRPr="00957994">
        <w:rPr>
          <w:rFonts w:ascii="Times New Roman" w:hAnsi="Times New Roman" w:cs="Times New Roman"/>
          <w:sz w:val="26"/>
          <w:szCs w:val="26"/>
        </w:rPr>
        <w:t>dụng</w:t>
      </w:r>
      <w:proofErr w:type="spellEnd"/>
      <w:r w:rsidR="001771C4" w:rsidRPr="00957994">
        <w:rPr>
          <w:rFonts w:ascii="Times New Roman" w:hAnsi="Times New Roman" w:cs="Times New Roman"/>
          <w:sz w:val="26"/>
          <w:szCs w:val="26"/>
        </w:rPr>
        <w:t xml:space="preserve"> </w:t>
      </w:r>
      <w:proofErr w:type="spellStart"/>
      <w:r w:rsidR="001771C4" w:rsidRPr="00957994">
        <w:rPr>
          <w:rFonts w:ascii="Times New Roman" w:hAnsi="Times New Roman" w:cs="Times New Roman"/>
          <w:sz w:val="26"/>
          <w:szCs w:val="26"/>
        </w:rPr>
        <w:t>hàm</w:t>
      </w:r>
      <w:proofErr w:type="spellEnd"/>
      <w:r w:rsidR="001771C4" w:rsidRPr="00957994">
        <w:rPr>
          <w:rFonts w:ascii="Times New Roman" w:hAnsi="Times New Roman" w:cs="Times New Roman"/>
          <w:sz w:val="26"/>
          <w:szCs w:val="26"/>
        </w:rPr>
        <w:t>.</w:t>
      </w:r>
      <w:r w:rsidR="00030F12" w:rsidRPr="00957994">
        <w:rPr>
          <w:rFonts w:ascii="Times New Roman" w:hAnsi="Times New Roman" w:cs="Times New Roman"/>
          <w:sz w:val="26"/>
          <w:szCs w:val="26"/>
        </w:rPr>
        <w:t xml:space="preserve"> </w:t>
      </w:r>
    </w:p>
    <w:p w14:paraId="4B4A57C5" w14:textId="3D97B8CF" w:rsidR="00702B96" w:rsidRPr="00957994" w:rsidRDefault="00030F12" w:rsidP="00957994">
      <w:pPr>
        <w:pStyle w:val="ListParagraph"/>
        <w:shd w:val="clear" w:color="auto" w:fill="FFFFFF" w:themeFill="background1"/>
        <w:spacing w:line="360" w:lineRule="auto"/>
        <w:ind w:left="900"/>
        <w:rPr>
          <w:rFonts w:ascii="Times New Roman" w:hAnsi="Times New Roman" w:cs="Times New Roman"/>
          <w:b/>
          <w:bCs/>
          <w:i/>
          <w:iCs/>
          <w:sz w:val="26"/>
          <w:szCs w:val="26"/>
        </w:rPr>
      </w:pPr>
      <w:proofErr w:type="spellStart"/>
      <w:r w:rsidRPr="00957994">
        <w:rPr>
          <w:rFonts w:ascii="Times New Roman" w:hAnsi="Times New Roman" w:cs="Times New Roman"/>
          <w:b/>
          <w:bCs/>
          <w:i/>
          <w:iCs/>
          <w:sz w:val="26"/>
          <w:szCs w:val="26"/>
        </w:rPr>
        <w:t>Kết</w:t>
      </w:r>
      <w:proofErr w:type="spellEnd"/>
      <w:r w:rsidRPr="00957994">
        <w:rPr>
          <w:rFonts w:ascii="Times New Roman" w:hAnsi="Times New Roman" w:cs="Times New Roman"/>
          <w:b/>
          <w:bCs/>
          <w:i/>
          <w:iCs/>
          <w:sz w:val="26"/>
          <w:szCs w:val="26"/>
        </w:rPr>
        <w:t xml:space="preserve"> </w:t>
      </w:r>
      <w:proofErr w:type="spellStart"/>
      <w:r w:rsidRPr="00957994">
        <w:rPr>
          <w:rFonts w:ascii="Times New Roman" w:hAnsi="Times New Roman" w:cs="Times New Roman"/>
          <w:b/>
          <w:bCs/>
          <w:i/>
          <w:iCs/>
          <w:sz w:val="26"/>
          <w:szCs w:val="26"/>
        </w:rPr>
        <w:t>quả</w:t>
      </w:r>
      <w:proofErr w:type="spellEnd"/>
      <w:r w:rsidRPr="00957994">
        <w:rPr>
          <w:rFonts w:ascii="Times New Roman" w:hAnsi="Times New Roman" w:cs="Times New Roman"/>
          <w:b/>
          <w:bCs/>
          <w:i/>
          <w:iCs/>
          <w:sz w:val="26"/>
          <w:szCs w:val="26"/>
        </w:rPr>
        <w:t>:</w:t>
      </w:r>
      <w:r w:rsidR="000D3A70" w:rsidRPr="00957994">
        <w:rPr>
          <w:rFonts w:ascii="Times New Roman" w:hAnsi="Times New Roman" w:cs="Times New Roman"/>
          <w:b/>
          <w:bCs/>
          <w:i/>
          <w:iCs/>
          <w:sz w:val="26"/>
          <w:szCs w:val="26"/>
        </w:rPr>
        <w:t xml:space="preserve"> </w:t>
      </w:r>
    </w:p>
    <w:p w14:paraId="374E59FB" w14:textId="34490EAD" w:rsidR="00F71B02" w:rsidRDefault="00FD4FEF" w:rsidP="0025409A">
      <w:pPr>
        <w:shd w:val="clear" w:color="auto" w:fill="FFFFFF" w:themeFill="background1"/>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6D727D77" wp14:editId="1C42A2F3">
            <wp:extent cx="5937250" cy="3225800"/>
            <wp:effectExtent l="0" t="0" r="635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7250" cy="3225800"/>
                    </a:xfrm>
                    <a:prstGeom prst="rect">
                      <a:avLst/>
                    </a:prstGeom>
                    <a:noFill/>
                    <a:ln>
                      <a:noFill/>
                    </a:ln>
                  </pic:spPr>
                </pic:pic>
              </a:graphicData>
            </a:graphic>
          </wp:inline>
        </w:drawing>
      </w:r>
    </w:p>
    <w:p w14:paraId="5F632718" w14:textId="06E1DE17" w:rsidR="00DD5DDC" w:rsidRDefault="00D7257C" w:rsidP="009E7C51">
      <w:pPr>
        <w:pStyle w:val="ListParagraph"/>
        <w:numPr>
          <w:ilvl w:val="0"/>
          <w:numId w:val="8"/>
        </w:numPr>
        <w:shd w:val="clear" w:color="auto" w:fill="FFFFFF" w:themeFill="background1"/>
        <w:spacing w:line="360" w:lineRule="auto"/>
        <w:rPr>
          <w:rFonts w:ascii="Times New Roman" w:hAnsi="Times New Roman" w:cs="Times New Roman"/>
          <w:sz w:val="26"/>
          <w:szCs w:val="26"/>
          <w:lang w:val="vi-VN"/>
        </w:rPr>
      </w:pPr>
      <w:r w:rsidRPr="00D7257C">
        <w:rPr>
          <w:rFonts w:ascii="Times New Roman" w:hAnsi="Times New Roman" w:cs="Times New Roman"/>
          <w:sz w:val="26"/>
          <w:szCs w:val="26"/>
          <w:lang w:val="vi-VN"/>
        </w:rPr>
        <w:t>Kết</w:t>
      </w:r>
      <w:r>
        <w:rPr>
          <w:rFonts w:ascii="Times New Roman" w:hAnsi="Times New Roman" w:cs="Times New Roman"/>
          <w:sz w:val="26"/>
          <w:szCs w:val="26"/>
          <w:lang w:val="vi-VN"/>
        </w:rPr>
        <w:t xml:space="preserve"> luận: Vì Pr = 0.0356 &lt; 0.05 nên bác bỏ giả thuyết</w:t>
      </w:r>
      <w:r w:rsidR="00DD5DDC">
        <w:rPr>
          <w:rFonts w:ascii="Times New Roman" w:hAnsi="Times New Roman" w:cs="Times New Roman"/>
          <w:sz w:val="26"/>
          <w:szCs w:val="26"/>
          <w:lang w:val="vi-VN"/>
        </w:rPr>
        <w:t xml:space="preserve"> H0</w:t>
      </w:r>
      <w:r>
        <w:rPr>
          <w:rFonts w:ascii="Times New Roman" w:hAnsi="Times New Roman" w:cs="Times New Roman"/>
          <w:sz w:val="26"/>
          <w:szCs w:val="26"/>
          <w:lang w:val="vi-VN"/>
        </w:rPr>
        <w:t xml:space="preserve">. </w:t>
      </w:r>
      <w:r w:rsidR="00DD5DDC">
        <w:rPr>
          <w:rFonts w:ascii="Times New Roman" w:hAnsi="Times New Roman" w:cs="Times New Roman"/>
          <w:sz w:val="26"/>
          <w:szCs w:val="26"/>
          <w:lang w:val="vi-VN"/>
        </w:rPr>
        <w:t>Vậy có ít nhất một cặp có giá trị khác nhau.</w:t>
      </w:r>
    </w:p>
    <w:p w14:paraId="1FAE7D16" w14:textId="77777777" w:rsidR="00DD5DDC" w:rsidRPr="00DD5DDC" w:rsidRDefault="00DD5DDC" w:rsidP="00DD5DDC">
      <w:pPr>
        <w:pStyle w:val="ListParagraph"/>
        <w:shd w:val="clear" w:color="auto" w:fill="FFFFFF" w:themeFill="background1"/>
        <w:spacing w:line="360" w:lineRule="auto"/>
        <w:ind w:left="360"/>
        <w:rPr>
          <w:rFonts w:ascii="Times New Roman" w:hAnsi="Times New Roman" w:cs="Times New Roman"/>
          <w:sz w:val="26"/>
          <w:szCs w:val="26"/>
          <w:lang w:val="vi-VN"/>
        </w:rPr>
      </w:pPr>
    </w:p>
    <w:p w14:paraId="7D20216C" w14:textId="77777777" w:rsidR="00677052" w:rsidRPr="00A254C0" w:rsidRDefault="00677052" w:rsidP="009E7C51">
      <w:pPr>
        <w:pStyle w:val="ListParagraph"/>
        <w:numPr>
          <w:ilvl w:val="0"/>
          <w:numId w:val="3"/>
        </w:numPr>
        <w:shd w:val="clear" w:color="auto" w:fill="FFFFFF" w:themeFill="background1"/>
        <w:spacing w:line="360" w:lineRule="auto"/>
        <w:rPr>
          <w:rFonts w:ascii="Times New Roman" w:hAnsi="Times New Roman" w:cs="Times New Roman"/>
          <w:sz w:val="26"/>
          <w:szCs w:val="26"/>
          <w:lang w:val="vi-VN"/>
        </w:rPr>
      </w:pPr>
      <w:r w:rsidRPr="00A254C0">
        <w:rPr>
          <w:rFonts w:ascii="Times New Roman" w:hAnsi="Times New Roman" w:cs="Times New Roman"/>
          <w:b/>
          <w:bCs/>
          <w:sz w:val="26"/>
          <w:szCs w:val="26"/>
          <w:lang w:val="vi-VN"/>
        </w:rPr>
        <w:t xml:space="preserve">Hàm kiểm định Turkey: </w:t>
      </w:r>
      <w:r w:rsidR="00CA7C5B" w:rsidRPr="00A254C0">
        <w:rPr>
          <w:rFonts w:ascii="Times New Roman" w:hAnsi="Times New Roman" w:cs="Times New Roman"/>
          <w:sz w:val="26"/>
          <w:szCs w:val="26"/>
          <w:lang w:val="vi-VN"/>
        </w:rPr>
        <w:t xml:space="preserve">Sử dụng hàm </w:t>
      </w:r>
      <w:r w:rsidR="0013467C" w:rsidRPr="00A254C0">
        <w:rPr>
          <w:rFonts w:ascii="Times New Roman" w:hAnsi="Times New Roman" w:cs="Times New Roman"/>
          <w:b/>
          <w:bCs/>
          <w:i/>
          <w:iCs/>
          <w:sz w:val="26"/>
          <w:szCs w:val="26"/>
          <w:lang w:val="vi-VN"/>
        </w:rPr>
        <w:t>TukeyHSD</w:t>
      </w:r>
      <w:r w:rsidR="00CA7C5B" w:rsidRPr="00A254C0">
        <w:rPr>
          <w:rFonts w:ascii="Times New Roman" w:hAnsi="Times New Roman" w:cs="Times New Roman"/>
          <w:b/>
          <w:bCs/>
          <w:i/>
          <w:iCs/>
          <w:sz w:val="26"/>
          <w:szCs w:val="26"/>
          <w:lang w:val="vi-VN"/>
        </w:rPr>
        <w:t xml:space="preserve"> (</w:t>
      </w:r>
      <w:r w:rsidR="00D20FCF" w:rsidRPr="00A254C0">
        <w:rPr>
          <w:rFonts w:ascii="Times New Roman" w:hAnsi="Times New Roman" w:cs="Times New Roman"/>
          <w:b/>
          <w:bCs/>
          <w:i/>
          <w:iCs/>
          <w:sz w:val="26"/>
          <w:szCs w:val="26"/>
          <w:lang w:val="vi-VN"/>
        </w:rPr>
        <w:t>result of ANOVA</w:t>
      </w:r>
      <w:r w:rsidR="00CA7C5B" w:rsidRPr="00A254C0">
        <w:rPr>
          <w:rFonts w:ascii="Times New Roman" w:hAnsi="Times New Roman" w:cs="Times New Roman"/>
          <w:b/>
          <w:bCs/>
          <w:i/>
          <w:iCs/>
          <w:sz w:val="26"/>
          <w:szCs w:val="26"/>
          <w:lang w:val="vi-VN"/>
        </w:rPr>
        <w:t>)</w:t>
      </w:r>
      <w:r w:rsidR="00CA7C5B" w:rsidRPr="00A254C0">
        <w:rPr>
          <w:rFonts w:ascii="Times New Roman" w:hAnsi="Times New Roman" w:cs="Times New Roman"/>
          <w:sz w:val="26"/>
          <w:szCs w:val="26"/>
          <w:lang w:val="vi-VN"/>
        </w:rPr>
        <w:t xml:space="preserve">, cần cài đặt package car và require để sử dụng hàm. </w:t>
      </w:r>
    </w:p>
    <w:p w14:paraId="4DE40A52" w14:textId="1D8B1E8F" w:rsidR="00CA7C5B" w:rsidRPr="00957994" w:rsidRDefault="00CA7C5B" w:rsidP="00A14C29">
      <w:pPr>
        <w:pStyle w:val="ListParagraph"/>
        <w:shd w:val="clear" w:color="auto" w:fill="FFFFFF" w:themeFill="background1"/>
        <w:spacing w:line="360" w:lineRule="auto"/>
        <w:ind w:left="900"/>
        <w:rPr>
          <w:rFonts w:ascii="Times New Roman" w:hAnsi="Times New Roman" w:cs="Times New Roman"/>
          <w:b/>
          <w:bCs/>
          <w:i/>
          <w:iCs/>
          <w:sz w:val="26"/>
          <w:szCs w:val="26"/>
        </w:rPr>
      </w:pPr>
      <w:proofErr w:type="spellStart"/>
      <w:r w:rsidRPr="00957994">
        <w:rPr>
          <w:rFonts w:ascii="Times New Roman" w:hAnsi="Times New Roman" w:cs="Times New Roman"/>
          <w:b/>
          <w:bCs/>
          <w:i/>
          <w:iCs/>
          <w:sz w:val="26"/>
          <w:szCs w:val="26"/>
        </w:rPr>
        <w:t>Kết</w:t>
      </w:r>
      <w:proofErr w:type="spellEnd"/>
      <w:r w:rsidRPr="00957994">
        <w:rPr>
          <w:rFonts w:ascii="Times New Roman" w:hAnsi="Times New Roman" w:cs="Times New Roman"/>
          <w:b/>
          <w:bCs/>
          <w:i/>
          <w:iCs/>
          <w:sz w:val="26"/>
          <w:szCs w:val="26"/>
        </w:rPr>
        <w:t xml:space="preserve"> </w:t>
      </w:r>
      <w:proofErr w:type="spellStart"/>
      <w:r w:rsidRPr="00957994">
        <w:rPr>
          <w:rFonts w:ascii="Times New Roman" w:hAnsi="Times New Roman" w:cs="Times New Roman"/>
          <w:b/>
          <w:bCs/>
          <w:i/>
          <w:iCs/>
          <w:sz w:val="26"/>
          <w:szCs w:val="26"/>
        </w:rPr>
        <w:t>quả</w:t>
      </w:r>
      <w:proofErr w:type="spellEnd"/>
      <w:r w:rsidRPr="00957994">
        <w:rPr>
          <w:rFonts w:ascii="Times New Roman" w:hAnsi="Times New Roman" w:cs="Times New Roman"/>
          <w:b/>
          <w:bCs/>
          <w:i/>
          <w:iCs/>
          <w:sz w:val="26"/>
          <w:szCs w:val="26"/>
        </w:rPr>
        <w:t xml:space="preserve">: </w:t>
      </w:r>
    </w:p>
    <w:p w14:paraId="1043E5F1" w14:textId="32B7EBE2" w:rsidR="00CA7C5B" w:rsidRPr="00030F12" w:rsidRDefault="0013467C" w:rsidP="0025409A">
      <w:pPr>
        <w:shd w:val="clear" w:color="auto" w:fill="FFFFFF" w:themeFill="background1"/>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DCF42F4" wp14:editId="516BE187">
            <wp:extent cx="5937250" cy="2749550"/>
            <wp:effectExtent l="0" t="0" r="635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7250" cy="2749550"/>
                    </a:xfrm>
                    <a:prstGeom prst="rect">
                      <a:avLst/>
                    </a:prstGeom>
                    <a:noFill/>
                    <a:ln>
                      <a:noFill/>
                    </a:ln>
                  </pic:spPr>
                </pic:pic>
              </a:graphicData>
            </a:graphic>
          </wp:inline>
        </w:drawing>
      </w:r>
    </w:p>
    <w:p w14:paraId="2A891FBD" w14:textId="5A65EBE1" w:rsidR="0034185F" w:rsidRPr="0034185F" w:rsidRDefault="0034185F" w:rsidP="009E7C51">
      <w:pPr>
        <w:pStyle w:val="ListParagraph"/>
        <w:numPr>
          <w:ilvl w:val="0"/>
          <w:numId w:val="7"/>
        </w:numPr>
        <w:shd w:val="clear" w:color="auto" w:fill="FFFFFF" w:themeFill="background1"/>
        <w:spacing w:line="360" w:lineRule="auto"/>
        <w:rPr>
          <w:rFonts w:ascii="Times New Roman" w:hAnsi="Times New Roman" w:cs="Times New Roman"/>
          <w:sz w:val="26"/>
          <w:szCs w:val="26"/>
        </w:rPr>
      </w:pPr>
      <w:proofErr w:type="spellStart"/>
      <w:r>
        <w:rPr>
          <w:rFonts w:ascii="Times New Roman" w:hAnsi="Times New Roman" w:cs="Times New Roman"/>
          <w:sz w:val="26"/>
          <w:szCs w:val="26"/>
        </w:rPr>
        <w:lastRenderedPageBreak/>
        <w:t>Kết</w:t>
      </w:r>
      <w:proofErr w:type="spellEnd"/>
      <w:r>
        <w:rPr>
          <w:rFonts w:ascii="Times New Roman" w:hAnsi="Times New Roman" w:cs="Times New Roman"/>
          <w:sz w:val="26"/>
          <w:szCs w:val="26"/>
          <w:lang w:val="vi-VN"/>
        </w:rPr>
        <w:t xml:space="preserve"> luận </w:t>
      </w:r>
      <w:r w:rsidR="00CF28B8">
        <w:rPr>
          <w:rFonts w:ascii="Times New Roman" w:hAnsi="Times New Roman" w:cs="Times New Roman"/>
          <w:sz w:val="26"/>
          <w:szCs w:val="26"/>
          <w:lang w:val="vi-VN"/>
        </w:rPr>
        <w:t>cặp Some college</w:t>
      </w:r>
      <w:r w:rsidR="00EA44A2">
        <w:rPr>
          <w:rFonts w:ascii="Times New Roman" w:hAnsi="Times New Roman" w:cs="Times New Roman"/>
          <w:sz w:val="26"/>
          <w:szCs w:val="26"/>
          <w:lang w:val="vi-VN"/>
        </w:rPr>
        <w:t xml:space="preserve"> – Graduate degree có giá trị khác nhau,</w:t>
      </w:r>
      <w:r w:rsidR="005D6786">
        <w:rPr>
          <w:rFonts w:ascii="Times New Roman" w:hAnsi="Times New Roman" w:cs="Times New Roman"/>
          <w:sz w:val="26"/>
          <w:szCs w:val="26"/>
          <w:lang w:val="vi-VN"/>
        </w:rPr>
        <w:t xml:space="preserve"> vì </w:t>
      </w:r>
      <w:r w:rsidR="00CA0A62">
        <w:rPr>
          <w:rFonts w:ascii="Times New Roman" w:hAnsi="Times New Roman" w:cs="Times New Roman"/>
          <w:sz w:val="26"/>
          <w:szCs w:val="26"/>
          <w:lang w:val="vi-VN"/>
        </w:rPr>
        <w:t xml:space="preserve">p </w:t>
      </w:r>
      <w:r w:rsidR="00616751">
        <w:rPr>
          <w:rFonts w:ascii="Times New Roman" w:hAnsi="Times New Roman" w:cs="Times New Roman"/>
          <w:sz w:val="26"/>
          <w:szCs w:val="26"/>
          <w:lang w:val="vi-VN"/>
        </w:rPr>
        <w:t>=</w:t>
      </w:r>
      <w:r w:rsidR="00CA0A62">
        <w:rPr>
          <w:rFonts w:ascii="Times New Roman" w:hAnsi="Times New Roman" w:cs="Times New Roman"/>
          <w:sz w:val="26"/>
          <w:szCs w:val="26"/>
          <w:lang w:val="vi-VN"/>
        </w:rPr>
        <w:t xml:space="preserve"> 0.0409193 &lt; 0.</w:t>
      </w:r>
      <w:r w:rsidR="00616751">
        <w:rPr>
          <w:rFonts w:ascii="Times New Roman" w:hAnsi="Times New Roman" w:cs="Times New Roman"/>
          <w:sz w:val="26"/>
          <w:szCs w:val="26"/>
          <w:lang w:val="vi-VN"/>
        </w:rPr>
        <w:t>05.</w:t>
      </w:r>
    </w:p>
    <w:p w14:paraId="640E7A44" w14:textId="77777777" w:rsidR="00980C36" w:rsidRDefault="00F66E46" w:rsidP="009E7C51">
      <w:pPr>
        <w:pStyle w:val="ListParagraph"/>
        <w:numPr>
          <w:ilvl w:val="1"/>
          <w:numId w:val="2"/>
        </w:numPr>
        <w:spacing w:line="360" w:lineRule="auto"/>
        <w:ind w:left="900" w:hanging="540"/>
        <w:outlineLvl w:val="2"/>
        <w:rPr>
          <w:rFonts w:ascii="Times New Roman" w:hAnsi="Times New Roman" w:cs="Times New Roman"/>
          <w:b/>
          <w:bCs/>
          <w:color w:val="4472C4" w:themeColor="accent1"/>
          <w:sz w:val="28"/>
          <w:szCs w:val="28"/>
        </w:rPr>
      </w:pPr>
      <w:bookmarkStart w:id="9" w:name="_Toc99052343"/>
      <w:proofErr w:type="spellStart"/>
      <w:r w:rsidRPr="00F66E46">
        <w:rPr>
          <w:rFonts w:ascii="Times New Roman" w:hAnsi="Times New Roman" w:cs="Times New Roman"/>
          <w:b/>
          <w:bCs/>
          <w:color w:val="4472C4" w:themeColor="accent1"/>
          <w:sz w:val="28"/>
          <w:szCs w:val="28"/>
        </w:rPr>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Python</w:t>
      </w:r>
      <w:bookmarkEnd w:id="9"/>
    </w:p>
    <w:p w14:paraId="66DC46A6" w14:textId="6FAE0AD8" w:rsidR="00BE5FD9" w:rsidRPr="00BE5FD9" w:rsidRDefault="00BE5FD9" w:rsidP="00BE5FD9">
      <w:pPr>
        <w:ind w:firstLine="360"/>
        <w:rPr>
          <w:rFonts w:ascii="Times New Roman" w:hAnsi="Times New Roman" w:cs="Times New Roman"/>
          <w:b/>
          <w:bCs/>
          <w:color w:val="4472C4" w:themeColor="accent1"/>
          <w:sz w:val="28"/>
          <w:szCs w:val="28"/>
          <w:lang w:val="en-US"/>
        </w:rPr>
      </w:pPr>
      <w:proofErr w:type="spellStart"/>
      <w:r>
        <w:rPr>
          <w:rFonts w:ascii="Times New Roman" w:hAnsi="Times New Roman" w:cs="Times New Roman"/>
          <w:b/>
          <w:bCs/>
          <w:color w:val="4472C4" w:themeColor="accent1"/>
          <w:sz w:val="28"/>
          <w:szCs w:val="28"/>
          <w:lang w:val="en-US"/>
        </w:rPr>
        <w:t>Kiểm</w:t>
      </w:r>
      <w:proofErr w:type="spellEnd"/>
      <w:r>
        <w:rPr>
          <w:rFonts w:ascii="Times New Roman" w:hAnsi="Times New Roman" w:cs="Times New Roman"/>
          <w:b/>
          <w:bCs/>
          <w:color w:val="4472C4" w:themeColor="accent1"/>
          <w:sz w:val="28"/>
          <w:szCs w:val="28"/>
          <w:lang w:val="en-US"/>
        </w:rPr>
        <w:t xml:space="preserve"> </w:t>
      </w:r>
      <w:proofErr w:type="spellStart"/>
      <w:r>
        <w:rPr>
          <w:rFonts w:ascii="Times New Roman" w:hAnsi="Times New Roman" w:cs="Times New Roman"/>
          <w:b/>
          <w:bCs/>
          <w:color w:val="4472C4" w:themeColor="accent1"/>
          <w:sz w:val="28"/>
          <w:szCs w:val="28"/>
          <w:lang w:val="en-US"/>
        </w:rPr>
        <w:t>định</w:t>
      </w:r>
      <w:proofErr w:type="spellEnd"/>
      <w:r>
        <w:rPr>
          <w:rFonts w:ascii="Times New Roman" w:hAnsi="Times New Roman" w:cs="Times New Roman"/>
          <w:b/>
          <w:bCs/>
          <w:color w:val="4472C4" w:themeColor="accent1"/>
          <w:sz w:val="28"/>
          <w:szCs w:val="28"/>
          <w:lang w:val="en-US"/>
        </w:rPr>
        <w:t xml:space="preserve"> Leven</w:t>
      </w:r>
    </w:p>
    <w:p w14:paraId="0490978B" w14:textId="68D13BB5" w:rsidR="00184CBE" w:rsidRDefault="00246797" w:rsidP="00246797">
      <w:pPr>
        <w:pStyle w:val="ListParagraph"/>
        <w:spacing w:line="360" w:lineRule="auto"/>
        <w:ind w:left="360"/>
        <w:rPr>
          <w:rFonts w:ascii="Times New Roman" w:hAnsi="Times New Roman" w:cs="Times New Roman"/>
          <w:sz w:val="26"/>
          <w:szCs w:val="26"/>
        </w:rPr>
      </w:pPr>
      <w:proofErr w:type="spellStart"/>
      <w:r w:rsidRPr="00246797">
        <w:rPr>
          <w:rFonts w:ascii="Times New Roman" w:hAnsi="Times New Roman" w:cs="Times New Roman"/>
          <w:b/>
          <w:bCs/>
          <w:sz w:val="26"/>
          <w:szCs w:val="26"/>
        </w:rPr>
        <w:t>Bước</w:t>
      </w:r>
      <w:proofErr w:type="spellEnd"/>
      <w:r w:rsidRPr="00246797">
        <w:rPr>
          <w:rFonts w:ascii="Times New Roman" w:hAnsi="Times New Roman" w:cs="Times New Roman"/>
          <w:b/>
          <w:bCs/>
          <w:sz w:val="26"/>
          <w:szCs w:val="26"/>
        </w:rPr>
        <w:t xml:space="preserve"> 1: </w:t>
      </w:r>
      <w:r w:rsidRPr="00246797">
        <w:rPr>
          <w:rFonts w:ascii="Times New Roman" w:hAnsi="Times New Roman" w:cs="Times New Roman"/>
          <w:sz w:val="26"/>
          <w:szCs w:val="26"/>
        </w:rPr>
        <w:t xml:space="preserve">Chia </w:t>
      </w:r>
      <w:proofErr w:type="spellStart"/>
      <w:r w:rsidRPr="00246797">
        <w:rPr>
          <w:rFonts w:ascii="Times New Roman" w:hAnsi="Times New Roman" w:cs="Times New Roman"/>
          <w:sz w:val="26"/>
          <w:szCs w:val="26"/>
        </w:rPr>
        <w:t>nhóm</w:t>
      </w:r>
      <w:proofErr w:type="spellEnd"/>
    </w:p>
    <w:p w14:paraId="36D36313" w14:textId="12FB0F05" w:rsidR="00246797" w:rsidRDefault="00530024" w:rsidP="00246797">
      <w:pPr>
        <w:pStyle w:val="ListParagraph"/>
        <w:spacing w:line="360" w:lineRule="auto"/>
        <w:ind w:left="360"/>
        <w:rPr>
          <w:rFonts w:ascii="Times New Roman" w:hAnsi="Times New Roman" w:cs="Times New Roman"/>
          <w:b/>
          <w:bCs/>
          <w:sz w:val="26"/>
          <w:szCs w:val="26"/>
        </w:rPr>
      </w:pPr>
      <w:r>
        <w:rPr>
          <w:noProof/>
        </w:rPr>
        <w:drawing>
          <wp:inline distT="0" distB="0" distL="0" distR="0" wp14:anchorId="447BFBB9" wp14:editId="2D6FF4E6">
            <wp:extent cx="5943600" cy="494665"/>
            <wp:effectExtent l="0" t="0" r="0" b="635"/>
            <wp:docPr id="217" name="Hình ảnh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94665"/>
                    </a:xfrm>
                    <a:prstGeom prst="rect">
                      <a:avLst/>
                    </a:prstGeom>
                  </pic:spPr>
                </pic:pic>
              </a:graphicData>
            </a:graphic>
          </wp:inline>
        </w:drawing>
      </w:r>
    </w:p>
    <w:p w14:paraId="5EE491D0" w14:textId="48E67483" w:rsidR="00530024" w:rsidRDefault="00530024" w:rsidP="00246797">
      <w:pPr>
        <w:pStyle w:val="ListParagraph"/>
        <w:spacing w:line="360" w:lineRule="auto"/>
        <w:ind w:left="360"/>
        <w:rPr>
          <w:rFonts w:ascii="Times New Roman" w:hAnsi="Times New Roman" w:cs="Times New Roman"/>
          <w:sz w:val="26"/>
          <w:szCs w:val="26"/>
        </w:rPr>
      </w:pPr>
      <w:proofErr w:type="spellStart"/>
      <w:r>
        <w:rPr>
          <w:rFonts w:ascii="Times New Roman" w:hAnsi="Times New Roman" w:cs="Times New Roman"/>
          <w:b/>
          <w:bCs/>
          <w:sz w:val="26"/>
          <w:szCs w:val="26"/>
        </w:rPr>
        <w:t>Bước</w:t>
      </w:r>
      <w:proofErr w:type="spellEnd"/>
      <w:r>
        <w:rPr>
          <w:rFonts w:ascii="Times New Roman" w:hAnsi="Times New Roman" w:cs="Times New Roman"/>
          <w:b/>
          <w:bCs/>
          <w:sz w:val="26"/>
          <w:szCs w:val="26"/>
        </w:rPr>
        <w:t xml:space="preserve"> 2: </w:t>
      </w:r>
      <w:proofErr w:type="spellStart"/>
      <w:r w:rsidR="00A465A8" w:rsidRPr="005D4200">
        <w:rPr>
          <w:rFonts w:ascii="Times New Roman" w:hAnsi="Times New Roman" w:cs="Times New Roman"/>
          <w:sz w:val="26"/>
          <w:szCs w:val="26"/>
        </w:rPr>
        <w:t>Sử</w:t>
      </w:r>
      <w:proofErr w:type="spellEnd"/>
      <w:r w:rsidR="00A465A8" w:rsidRPr="005D4200">
        <w:rPr>
          <w:rFonts w:ascii="Times New Roman" w:hAnsi="Times New Roman" w:cs="Times New Roman"/>
          <w:sz w:val="26"/>
          <w:szCs w:val="26"/>
        </w:rPr>
        <w:t xml:space="preserve"> </w:t>
      </w:r>
      <w:proofErr w:type="spellStart"/>
      <w:r w:rsidR="00A465A8" w:rsidRPr="005D4200">
        <w:rPr>
          <w:rFonts w:ascii="Times New Roman" w:hAnsi="Times New Roman" w:cs="Times New Roman"/>
          <w:sz w:val="26"/>
          <w:szCs w:val="26"/>
        </w:rPr>
        <w:t>dụng</w:t>
      </w:r>
      <w:proofErr w:type="spellEnd"/>
      <w:r w:rsidR="00B8114D" w:rsidRPr="005D4200">
        <w:rPr>
          <w:rFonts w:ascii="Times New Roman" w:hAnsi="Times New Roman" w:cs="Times New Roman"/>
          <w:sz w:val="26"/>
          <w:szCs w:val="26"/>
        </w:rPr>
        <w:t xml:space="preserve"> </w:t>
      </w:r>
      <w:proofErr w:type="spellStart"/>
      <w:r w:rsidR="00B8114D" w:rsidRPr="005D4200">
        <w:rPr>
          <w:rFonts w:ascii="Times New Roman" w:hAnsi="Times New Roman" w:cs="Times New Roman"/>
          <w:sz w:val="26"/>
          <w:szCs w:val="26"/>
        </w:rPr>
        <w:t>hàm</w:t>
      </w:r>
      <w:proofErr w:type="spellEnd"/>
      <w:r w:rsidR="00B8114D" w:rsidRPr="005D4200">
        <w:rPr>
          <w:rFonts w:ascii="Times New Roman" w:hAnsi="Times New Roman" w:cs="Times New Roman"/>
          <w:sz w:val="26"/>
          <w:szCs w:val="26"/>
        </w:rPr>
        <w:t xml:space="preserve"> </w:t>
      </w:r>
      <w:proofErr w:type="spellStart"/>
      <w:r w:rsidR="005D4200" w:rsidRPr="005D4200">
        <w:rPr>
          <w:rFonts w:ascii="Times New Roman" w:hAnsi="Times New Roman" w:cs="Times New Roman"/>
          <w:sz w:val="26"/>
          <w:szCs w:val="26"/>
        </w:rPr>
        <w:t>Levene</w:t>
      </w:r>
      <w:proofErr w:type="spellEnd"/>
      <w:r w:rsidR="005D4200" w:rsidRPr="005D4200">
        <w:rPr>
          <w:rFonts w:ascii="Times New Roman" w:hAnsi="Times New Roman" w:cs="Times New Roman"/>
          <w:sz w:val="26"/>
          <w:szCs w:val="26"/>
        </w:rPr>
        <w:t xml:space="preserve"> </w:t>
      </w:r>
      <w:proofErr w:type="spellStart"/>
      <w:r w:rsidR="005D4200" w:rsidRPr="005D4200">
        <w:rPr>
          <w:rFonts w:ascii="Times New Roman" w:hAnsi="Times New Roman" w:cs="Times New Roman"/>
          <w:sz w:val="26"/>
          <w:szCs w:val="26"/>
        </w:rPr>
        <w:t>để</w:t>
      </w:r>
      <w:proofErr w:type="spellEnd"/>
      <w:r w:rsidR="005D4200" w:rsidRPr="005D4200">
        <w:rPr>
          <w:rFonts w:ascii="Times New Roman" w:hAnsi="Times New Roman" w:cs="Times New Roman"/>
          <w:sz w:val="26"/>
          <w:szCs w:val="26"/>
        </w:rPr>
        <w:t xml:space="preserve"> </w:t>
      </w:r>
      <w:proofErr w:type="spellStart"/>
      <w:r w:rsidR="005D4200" w:rsidRPr="005D4200">
        <w:rPr>
          <w:rFonts w:ascii="Times New Roman" w:hAnsi="Times New Roman" w:cs="Times New Roman"/>
          <w:sz w:val="26"/>
          <w:szCs w:val="26"/>
        </w:rPr>
        <w:t>kiểm</w:t>
      </w:r>
      <w:proofErr w:type="spellEnd"/>
      <w:r w:rsidR="005D4200" w:rsidRPr="005D4200">
        <w:rPr>
          <w:rFonts w:ascii="Times New Roman" w:hAnsi="Times New Roman" w:cs="Times New Roman"/>
          <w:sz w:val="26"/>
          <w:szCs w:val="26"/>
        </w:rPr>
        <w:t xml:space="preserve"> </w:t>
      </w:r>
      <w:proofErr w:type="spellStart"/>
      <w:r w:rsidR="005D4200" w:rsidRPr="005D4200">
        <w:rPr>
          <w:rFonts w:ascii="Times New Roman" w:hAnsi="Times New Roman" w:cs="Times New Roman"/>
          <w:sz w:val="26"/>
          <w:szCs w:val="26"/>
        </w:rPr>
        <w:t>định</w:t>
      </w:r>
      <w:proofErr w:type="spellEnd"/>
      <w:r w:rsidR="005D4200" w:rsidRPr="005D4200">
        <w:rPr>
          <w:rFonts w:ascii="Times New Roman" w:hAnsi="Times New Roman" w:cs="Times New Roman"/>
          <w:sz w:val="26"/>
          <w:szCs w:val="26"/>
        </w:rPr>
        <w:t xml:space="preserve"> </w:t>
      </w:r>
      <w:proofErr w:type="spellStart"/>
      <w:r w:rsidR="005D4200" w:rsidRPr="005D4200">
        <w:rPr>
          <w:rFonts w:ascii="Times New Roman" w:hAnsi="Times New Roman" w:cs="Times New Roman"/>
          <w:sz w:val="26"/>
          <w:szCs w:val="26"/>
        </w:rPr>
        <w:t>Levene</w:t>
      </w:r>
      <w:proofErr w:type="spellEnd"/>
    </w:p>
    <w:p w14:paraId="36A443FC" w14:textId="6C95BF22" w:rsidR="007E7929" w:rsidRDefault="007E7929" w:rsidP="00246797">
      <w:pPr>
        <w:pStyle w:val="ListParagraph"/>
        <w:spacing w:line="360" w:lineRule="auto"/>
        <w:ind w:left="360"/>
        <w:rPr>
          <w:rFonts w:ascii="Times New Roman" w:hAnsi="Times New Roman" w:cs="Times New Roman"/>
          <w:b/>
          <w:bCs/>
          <w:sz w:val="26"/>
          <w:szCs w:val="26"/>
        </w:rPr>
      </w:pPr>
      <w:r>
        <w:rPr>
          <w:noProof/>
        </w:rPr>
        <w:drawing>
          <wp:inline distT="0" distB="0" distL="0" distR="0" wp14:anchorId="47D26CDE" wp14:editId="7B0DD4D9">
            <wp:extent cx="5943600" cy="2098040"/>
            <wp:effectExtent l="0" t="0" r="0" b="0"/>
            <wp:docPr id="218" name="Hình ảnh 2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Hình ảnh 218" descr="Ảnh có chứa văn bản&#10;&#10;Mô tả được tạo tự động"/>
                    <pic:cNvPicPr/>
                  </pic:nvPicPr>
                  <pic:blipFill>
                    <a:blip r:embed="rId52"/>
                    <a:stretch>
                      <a:fillRect/>
                    </a:stretch>
                  </pic:blipFill>
                  <pic:spPr>
                    <a:xfrm>
                      <a:off x="0" y="0"/>
                      <a:ext cx="5943600" cy="2098040"/>
                    </a:xfrm>
                    <a:prstGeom prst="rect">
                      <a:avLst/>
                    </a:prstGeom>
                  </pic:spPr>
                </pic:pic>
              </a:graphicData>
            </a:graphic>
          </wp:inline>
        </w:drawing>
      </w:r>
    </w:p>
    <w:p w14:paraId="3C27EAD8" w14:textId="4BCD8D29" w:rsidR="007E7929" w:rsidRDefault="00770642" w:rsidP="00246797">
      <w:pPr>
        <w:pStyle w:val="ListParagraph"/>
        <w:spacing w:line="360" w:lineRule="auto"/>
        <w:ind w:left="360"/>
        <w:rPr>
          <w:rFonts w:ascii="Times New Roman" w:hAnsi="Times New Roman" w:cs="Times New Roman"/>
          <w:sz w:val="26"/>
          <w:szCs w:val="26"/>
        </w:rPr>
      </w:pPr>
      <w:r w:rsidRPr="001E56C8">
        <w:rPr>
          <w:rFonts w:ascii="Times New Roman" w:hAnsi="Times New Roman" w:cs="Times New Roman"/>
          <w:sz w:val="26"/>
          <w:szCs w:val="26"/>
        </w:rPr>
        <w:t xml:space="preserve">Ta </w:t>
      </w:r>
      <w:proofErr w:type="spellStart"/>
      <w:r w:rsidRPr="001E56C8">
        <w:rPr>
          <w:rFonts w:ascii="Times New Roman" w:hAnsi="Times New Roman" w:cs="Times New Roman"/>
          <w:sz w:val="26"/>
          <w:szCs w:val="26"/>
        </w:rPr>
        <w:t>thấy</w:t>
      </w:r>
      <w:proofErr w:type="spellEnd"/>
      <w:r w:rsidRPr="001E56C8">
        <w:rPr>
          <w:rFonts w:ascii="Times New Roman" w:hAnsi="Times New Roman" w:cs="Times New Roman"/>
          <w:sz w:val="26"/>
          <w:szCs w:val="26"/>
        </w:rPr>
        <w:t xml:space="preserve">, p-value </w:t>
      </w:r>
      <w:r w:rsidR="001E56C8" w:rsidRPr="001E56C8">
        <w:rPr>
          <w:rFonts w:ascii="Times New Roman" w:hAnsi="Times New Roman" w:cs="Times New Roman"/>
          <w:sz w:val="26"/>
          <w:szCs w:val="26"/>
        </w:rPr>
        <w:t xml:space="preserve">&gt;= 0.05 -&gt; </w:t>
      </w:r>
      <w:proofErr w:type="spellStart"/>
      <w:r w:rsidR="001E56C8" w:rsidRPr="001E56C8">
        <w:rPr>
          <w:rFonts w:ascii="Times New Roman" w:hAnsi="Times New Roman" w:cs="Times New Roman"/>
          <w:sz w:val="26"/>
          <w:szCs w:val="26"/>
        </w:rPr>
        <w:t>tiến</w:t>
      </w:r>
      <w:proofErr w:type="spellEnd"/>
      <w:r w:rsidR="001E56C8" w:rsidRPr="001E56C8">
        <w:rPr>
          <w:rFonts w:ascii="Times New Roman" w:hAnsi="Times New Roman" w:cs="Times New Roman"/>
          <w:sz w:val="26"/>
          <w:szCs w:val="26"/>
        </w:rPr>
        <w:t xml:space="preserve"> </w:t>
      </w:r>
      <w:proofErr w:type="spellStart"/>
      <w:r w:rsidR="001E56C8" w:rsidRPr="001E56C8">
        <w:rPr>
          <w:rFonts w:ascii="Times New Roman" w:hAnsi="Times New Roman" w:cs="Times New Roman"/>
          <w:sz w:val="26"/>
          <w:szCs w:val="26"/>
        </w:rPr>
        <w:t>hành</w:t>
      </w:r>
      <w:proofErr w:type="spellEnd"/>
      <w:r w:rsidR="001E56C8" w:rsidRPr="001E56C8">
        <w:rPr>
          <w:rFonts w:ascii="Times New Roman" w:hAnsi="Times New Roman" w:cs="Times New Roman"/>
          <w:sz w:val="26"/>
          <w:szCs w:val="26"/>
        </w:rPr>
        <w:t xml:space="preserve"> </w:t>
      </w:r>
      <w:proofErr w:type="spellStart"/>
      <w:r w:rsidR="001E56C8" w:rsidRPr="001E56C8">
        <w:rPr>
          <w:rFonts w:ascii="Times New Roman" w:hAnsi="Times New Roman" w:cs="Times New Roman"/>
          <w:sz w:val="26"/>
          <w:szCs w:val="26"/>
        </w:rPr>
        <w:t>kiểm</w:t>
      </w:r>
      <w:proofErr w:type="spellEnd"/>
      <w:r w:rsidR="001E56C8" w:rsidRPr="001E56C8">
        <w:rPr>
          <w:rFonts w:ascii="Times New Roman" w:hAnsi="Times New Roman" w:cs="Times New Roman"/>
          <w:sz w:val="26"/>
          <w:szCs w:val="26"/>
        </w:rPr>
        <w:t xml:space="preserve"> </w:t>
      </w:r>
      <w:proofErr w:type="spellStart"/>
      <w:r w:rsidR="001E56C8" w:rsidRPr="001E56C8">
        <w:rPr>
          <w:rFonts w:ascii="Times New Roman" w:hAnsi="Times New Roman" w:cs="Times New Roman"/>
          <w:sz w:val="26"/>
          <w:szCs w:val="26"/>
        </w:rPr>
        <w:t>định</w:t>
      </w:r>
      <w:proofErr w:type="spellEnd"/>
      <w:r w:rsidR="001E56C8" w:rsidRPr="001E56C8">
        <w:rPr>
          <w:rFonts w:ascii="Times New Roman" w:hAnsi="Times New Roman" w:cs="Times New Roman"/>
          <w:sz w:val="26"/>
          <w:szCs w:val="26"/>
        </w:rPr>
        <w:t xml:space="preserve"> ANOVA</w:t>
      </w:r>
    </w:p>
    <w:p w14:paraId="59F0F468" w14:textId="7CAA3C47" w:rsidR="00BE5FD9" w:rsidRDefault="00BE5FD9" w:rsidP="00246797">
      <w:pPr>
        <w:pStyle w:val="ListParagraph"/>
        <w:spacing w:line="360" w:lineRule="auto"/>
        <w:ind w:left="360"/>
        <w:rPr>
          <w:rFonts w:ascii="Times New Roman" w:hAnsi="Times New Roman" w:cs="Times New Roman"/>
          <w:b/>
          <w:bCs/>
          <w:color w:val="4472C4" w:themeColor="accent1"/>
          <w:sz w:val="28"/>
          <w:szCs w:val="28"/>
        </w:rPr>
      </w:pPr>
      <w:proofErr w:type="spellStart"/>
      <w:r w:rsidRPr="00BE5FD9">
        <w:rPr>
          <w:rFonts w:ascii="Times New Roman" w:hAnsi="Times New Roman" w:cs="Times New Roman"/>
          <w:b/>
          <w:bCs/>
          <w:color w:val="4472C4" w:themeColor="accent1"/>
          <w:sz w:val="28"/>
          <w:szCs w:val="28"/>
        </w:rPr>
        <w:t>Kiểm</w:t>
      </w:r>
      <w:proofErr w:type="spellEnd"/>
      <w:r w:rsidRPr="00BE5FD9">
        <w:rPr>
          <w:rFonts w:ascii="Times New Roman" w:hAnsi="Times New Roman" w:cs="Times New Roman"/>
          <w:b/>
          <w:bCs/>
          <w:color w:val="4472C4" w:themeColor="accent1"/>
          <w:sz w:val="28"/>
          <w:szCs w:val="28"/>
        </w:rPr>
        <w:t xml:space="preserve"> </w:t>
      </w:r>
      <w:proofErr w:type="spellStart"/>
      <w:r w:rsidRPr="00BE5FD9">
        <w:rPr>
          <w:rFonts w:ascii="Times New Roman" w:hAnsi="Times New Roman" w:cs="Times New Roman"/>
          <w:b/>
          <w:bCs/>
          <w:color w:val="4472C4" w:themeColor="accent1"/>
          <w:sz w:val="28"/>
          <w:szCs w:val="28"/>
        </w:rPr>
        <w:t>định</w:t>
      </w:r>
      <w:proofErr w:type="spellEnd"/>
      <w:r w:rsidRPr="00BE5FD9">
        <w:rPr>
          <w:rFonts w:ascii="Times New Roman" w:hAnsi="Times New Roman" w:cs="Times New Roman"/>
          <w:b/>
          <w:bCs/>
          <w:color w:val="4472C4" w:themeColor="accent1"/>
          <w:sz w:val="28"/>
          <w:szCs w:val="28"/>
        </w:rPr>
        <w:t xml:space="preserve"> ANOVA</w:t>
      </w:r>
    </w:p>
    <w:p w14:paraId="4FE8CFE7" w14:textId="6B85837C" w:rsidR="00BE5FD9" w:rsidRDefault="004E4B26" w:rsidP="00246797">
      <w:pPr>
        <w:pStyle w:val="ListParagraph"/>
        <w:spacing w:line="360" w:lineRule="auto"/>
        <w:ind w:left="360"/>
        <w:rPr>
          <w:rFonts w:ascii="Times New Roman" w:hAnsi="Times New Roman" w:cs="Times New Roman"/>
          <w:sz w:val="26"/>
          <w:szCs w:val="26"/>
        </w:rPr>
      </w:pPr>
      <w:proofErr w:type="spellStart"/>
      <w:r w:rsidRPr="004E4B26">
        <w:rPr>
          <w:rFonts w:ascii="Times New Roman" w:hAnsi="Times New Roman" w:cs="Times New Roman"/>
          <w:b/>
          <w:bCs/>
          <w:sz w:val="26"/>
          <w:szCs w:val="26"/>
        </w:rPr>
        <w:t>Bước</w:t>
      </w:r>
      <w:proofErr w:type="spellEnd"/>
      <w:r w:rsidRPr="004E4B26">
        <w:rPr>
          <w:rFonts w:ascii="Times New Roman" w:hAnsi="Times New Roman" w:cs="Times New Roman"/>
          <w:b/>
          <w:bCs/>
          <w:sz w:val="26"/>
          <w:szCs w:val="26"/>
        </w:rPr>
        <w:t xml:space="preserve"> 1:</w:t>
      </w:r>
      <w:r w:rsidRPr="004E4B26">
        <w:rPr>
          <w:rFonts w:ascii="Times New Roman" w:hAnsi="Times New Roman" w:cs="Times New Roman"/>
          <w:sz w:val="26"/>
          <w:szCs w:val="26"/>
        </w:rPr>
        <w:t xml:space="preserve"> Ta </w:t>
      </w:r>
      <w:proofErr w:type="spellStart"/>
      <w:r w:rsidRPr="004E4B26">
        <w:rPr>
          <w:rFonts w:ascii="Times New Roman" w:hAnsi="Times New Roman" w:cs="Times New Roman"/>
          <w:sz w:val="26"/>
          <w:szCs w:val="26"/>
        </w:rPr>
        <w:t>sử</w:t>
      </w:r>
      <w:proofErr w:type="spellEnd"/>
      <w:r w:rsidRPr="004E4B26">
        <w:rPr>
          <w:rFonts w:ascii="Times New Roman" w:hAnsi="Times New Roman" w:cs="Times New Roman"/>
          <w:sz w:val="26"/>
          <w:szCs w:val="26"/>
        </w:rPr>
        <w:t xml:space="preserve"> </w:t>
      </w:r>
      <w:proofErr w:type="spellStart"/>
      <w:r w:rsidRPr="004E4B26">
        <w:rPr>
          <w:rFonts w:ascii="Times New Roman" w:hAnsi="Times New Roman" w:cs="Times New Roman"/>
          <w:sz w:val="26"/>
          <w:szCs w:val="26"/>
        </w:rPr>
        <w:t>dụng</w:t>
      </w:r>
      <w:proofErr w:type="spellEnd"/>
      <w:r w:rsidRPr="004E4B26">
        <w:rPr>
          <w:rFonts w:ascii="Times New Roman" w:hAnsi="Times New Roman" w:cs="Times New Roman"/>
          <w:sz w:val="26"/>
          <w:szCs w:val="26"/>
        </w:rPr>
        <w:t xml:space="preserve"> </w:t>
      </w:r>
      <w:proofErr w:type="spellStart"/>
      <w:r w:rsidRPr="004E4B26">
        <w:rPr>
          <w:rFonts w:ascii="Times New Roman" w:hAnsi="Times New Roman" w:cs="Times New Roman"/>
          <w:sz w:val="26"/>
          <w:szCs w:val="26"/>
        </w:rPr>
        <w:t>hàm</w:t>
      </w:r>
      <w:proofErr w:type="spellEnd"/>
      <w:r w:rsidRPr="004E4B26">
        <w:rPr>
          <w:rFonts w:ascii="Times New Roman" w:hAnsi="Times New Roman" w:cs="Times New Roman"/>
          <w:sz w:val="26"/>
          <w:szCs w:val="26"/>
        </w:rPr>
        <w:t xml:space="preserve"> </w:t>
      </w:r>
      <w:proofErr w:type="spellStart"/>
      <w:r w:rsidRPr="004E4B26">
        <w:rPr>
          <w:rFonts w:ascii="Times New Roman" w:hAnsi="Times New Roman" w:cs="Times New Roman"/>
          <w:sz w:val="26"/>
          <w:szCs w:val="26"/>
        </w:rPr>
        <w:t>f_oneway</w:t>
      </w:r>
      <w:proofErr w:type="spellEnd"/>
      <w:r w:rsidRPr="004E4B26">
        <w:rPr>
          <w:rFonts w:ascii="Times New Roman" w:hAnsi="Times New Roman" w:cs="Times New Roman"/>
          <w:sz w:val="26"/>
          <w:szCs w:val="26"/>
        </w:rPr>
        <w:t xml:space="preserve"> </w:t>
      </w:r>
      <w:proofErr w:type="spellStart"/>
      <w:r w:rsidRPr="004E4B26">
        <w:rPr>
          <w:rFonts w:ascii="Times New Roman" w:hAnsi="Times New Roman" w:cs="Times New Roman"/>
          <w:sz w:val="26"/>
          <w:szCs w:val="26"/>
        </w:rPr>
        <w:t>để</w:t>
      </w:r>
      <w:proofErr w:type="spellEnd"/>
      <w:r w:rsidRPr="004E4B26">
        <w:rPr>
          <w:rFonts w:ascii="Times New Roman" w:hAnsi="Times New Roman" w:cs="Times New Roman"/>
          <w:sz w:val="26"/>
          <w:szCs w:val="26"/>
        </w:rPr>
        <w:t xml:space="preserve"> </w:t>
      </w:r>
      <w:proofErr w:type="spellStart"/>
      <w:r w:rsidRPr="004E4B26">
        <w:rPr>
          <w:rFonts w:ascii="Times New Roman" w:hAnsi="Times New Roman" w:cs="Times New Roman"/>
          <w:sz w:val="26"/>
          <w:szCs w:val="26"/>
        </w:rPr>
        <w:t>kiểm</w:t>
      </w:r>
      <w:proofErr w:type="spellEnd"/>
      <w:r w:rsidRPr="004E4B26">
        <w:rPr>
          <w:rFonts w:ascii="Times New Roman" w:hAnsi="Times New Roman" w:cs="Times New Roman"/>
          <w:sz w:val="26"/>
          <w:szCs w:val="26"/>
        </w:rPr>
        <w:t xml:space="preserve"> </w:t>
      </w:r>
      <w:proofErr w:type="spellStart"/>
      <w:r w:rsidRPr="004E4B26">
        <w:rPr>
          <w:rFonts w:ascii="Times New Roman" w:hAnsi="Times New Roman" w:cs="Times New Roman"/>
          <w:sz w:val="26"/>
          <w:szCs w:val="26"/>
        </w:rPr>
        <w:t>định</w:t>
      </w:r>
      <w:proofErr w:type="spellEnd"/>
      <w:r w:rsidRPr="004E4B26">
        <w:rPr>
          <w:rFonts w:ascii="Times New Roman" w:hAnsi="Times New Roman" w:cs="Times New Roman"/>
          <w:sz w:val="26"/>
          <w:szCs w:val="26"/>
        </w:rPr>
        <w:t xml:space="preserve"> ANOVA</w:t>
      </w:r>
    </w:p>
    <w:p w14:paraId="5C449285" w14:textId="7A2CD16B" w:rsidR="004E4B26" w:rsidRDefault="00121AEC" w:rsidP="00246797">
      <w:pPr>
        <w:pStyle w:val="ListParagraph"/>
        <w:spacing w:line="360" w:lineRule="auto"/>
        <w:ind w:left="360"/>
        <w:rPr>
          <w:rFonts w:ascii="Times New Roman" w:hAnsi="Times New Roman" w:cs="Times New Roman"/>
          <w:sz w:val="26"/>
          <w:szCs w:val="26"/>
        </w:rPr>
      </w:pPr>
      <w:r>
        <w:rPr>
          <w:noProof/>
        </w:rPr>
        <w:drawing>
          <wp:inline distT="0" distB="0" distL="0" distR="0" wp14:anchorId="246AE165" wp14:editId="22610245">
            <wp:extent cx="5943600" cy="1924685"/>
            <wp:effectExtent l="0" t="0" r="0" b="0"/>
            <wp:docPr id="219" name="Hình ảnh 21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Hình ảnh 219" descr="Ảnh có chứa văn bản&#10;&#10;Mô tả được tạo tự động"/>
                    <pic:cNvPicPr/>
                  </pic:nvPicPr>
                  <pic:blipFill>
                    <a:blip r:embed="rId53"/>
                    <a:stretch>
                      <a:fillRect/>
                    </a:stretch>
                  </pic:blipFill>
                  <pic:spPr>
                    <a:xfrm>
                      <a:off x="0" y="0"/>
                      <a:ext cx="5943600" cy="1924685"/>
                    </a:xfrm>
                    <a:prstGeom prst="rect">
                      <a:avLst/>
                    </a:prstGeom>
                  </pic:spPr>
                </pic:pic>
              </a:graphicData>
            </a:graphic>
          </wp:inline>
        </w:drawing>
      </w:r>
    </w:p>
    <w:p w14:paraId="7C135276" w14:textId="4F8A6079" w:rsidR="00121AEC" w:rsidRDefault="00895F19" w:rsidP="00895F19">
      <w:pPr>
        <w:pStyle w:val="ListParagraph"/>
        <w:shd w:val="clear" w:color="auto" w:fill="FFFFFF" w:themeFill="background1"/>
        <w:spacing w:line="360" w:lineRule="auto"/>
        <w:ind w:left="360"/>
        <w:rPr>
          <w:rFonts w:ascii="Times New Roman" w:hAnsi="Times New Roman" w:cs="Times New Roman"/>
          <w:sz w:val="26"/>
          <w:szCs w:val="26"/>
          <w:lang w:val="vi-VN"/>
        </w:rPr>
      </w:pPr>
      <w:r>
        <w:rPr>
          <w:rFonts w:ascii="Times New Roman" w:hAnsi="Times New Roman" w:cs="Times New Roman"/>
          <w:sz w:val="26"/>
          <w:szCs w:val="26"/>
          <w:lang w:val="vi-VN"/>
        </w:rPr>
        <w:t>Vì Pr = 0.0356 &lt; 0.05 nên bác bỏ giả thuyết H0. Vậy có ít nhất một cặp có giá trị khác nhau</w:t>
      </w:r>
    </w:p>
    <w:p w14:paraId="6A6DE99B" w14:textId="1EF7391D" w:rsidR="0015451F" w:rsidRPr="00592709" w:rsidRDefault="0015451F" w:rsidP="00895F19">
      <w:pPr>
        <w:pStyle w:val="ListParagraph"/>
        <w:shd w:val="clear" w:color="auto" w:fill="FFFFFF" w:themeFill="background1"/>
        <w:spacing w:line="360" w:lineRule="auto"/>
        <w:ind w:left="360"/>
        <w:rPr>
          <w:rFonts w:ascii="Times New Roman" w:hAnsi="Times New Roman" w:cs="Times New Roman"/>
          <w:b/>
          <w:bCs/>
          <w:color w:val="4472C4" w:themeColor="accent1"/>
          <w:sz w:val="28"/>
          <w:szCs w:val="28"/>
          <w:lang w:val="vi-VN"/>
        </w:rPr>
      </w:pPr>
      <w:r w:rsidRPr="00592709">
        <w:rPr>
          <w:rFonts w:ascii="Times New Roman" w:hAnsi="Times New Roman" w:cs="Times New Roman"/>
          <w:b/>
          <w:bCs/>
          <w:color w:val="4472C4" w:themeColor="accent1"/>
          <w:sz w:val="28"/>
          <w:szCs w:val="28"/>
          <w:lang w:val="vi-VN"/>
        </w:rPr>
        <w:lastRenderedPageBreak/>
        <w:t>Kiểm định Turkey</w:t>
      </w:r>
    </w:p>
    <w:p w14:paraId="775CD4D8" w14:textId="6E04B18B" w:rsidR="0015451F" w:rsidRDefault="0015451F" w:rsidP="0015451F">
      <w:pPr>
        <w:spacing w:line="360" w:lineRule="auto"/>
        <w:ind w:firstLine="360"/>
        <w:rPr>
          <w:rFonts w:ascii="Times New Roman" w:hAnsi="Times New Roman" w:cs="Times New Roman"/>
          <w:sz w:val="26"/>
          <w:szCs w:val="26"/>
        </w:rPr>
      </w:pPr>
      <w:r w:rsidRPr="0015451F">
        <w:rPr>
          <w:rFonts w:ascii="Times New Roman" w:hAnsi="Times New Roman" w:cs="Times New Roman"/>
          <w:b/>
          <w:bCs/>
          <w:sz w:val="26"/>
          <w:szCs w:val="26"/>
        </w:rPr>
        <w:t>Bước 1:</w:t>
      </w:r>
      <w:r w:rsidRPr="0015451F">
        <w:rPr>
          <w:rFonts w:ascii="Times New Roman" w:hAnsi="Times New Roman" w:cs="Times New Roman"/>
          <w:sz w:val="26"/>
          <w:szCs w:val="26"/>
        </w:rPr>
        <w:t xml:space="preserve"> Ta sử dụng hàm </w:t>
      </w:r>
      <w:r w:rsidR="00595A51" w:rsidRPr="00592709">
        <w:rPr>
          <w:rFonts w:ascii="Times New Roman" w:hAnsi="Times New Roman" w:cs="Times New Roman"/>
          <w:sz w:val="26"/>
          <w:szCs w:val="26"/>
        </w:rPr>
        <w:t xml:space="preserve">pairwise_turkey </w:t>
      </w:r>
      <w:r w:rsidRPr="0015451F">
        <w:rPr>
          <w:rFonts w:ascii="Times New Roman" w:hAnsi="Times New Roman" w:cs="Times New Roman"/>
          <w:sz w:val="26"/>
          <w:szCs w:val="26"/>
        </w:rPr>
        <w:t>để kiểm định ANOVA</w:t>
      </w:r>
    </w:p>
    <w:p w14:paraId="638D7E77" w14:textId="600C9A5F" w:rsidR="00595A51" w:rsidRDefault="001A1B70" w:rsidP="0015451F">
      <w:pPr>
        <w:spacing w:line="360" w:lineRule="auto"/>
        <w:ind w:firstLine="360"/>
        <w:rPr>
          <w:rFonts w:ascii="Times New Roman" w:hAnsi="Times New Roman" w:cs="Times New Roman"/>
          <w:sz w:val="26"/>
          <w:szCs w:val="26"/>
        </w:rPr>
      </w:pPr>
      <w:r>
        <w:rPr>
          <w:noProof/>
        </w:rPr>
        <w:drawing>
          <wp:inline distT="0" distB="0" distL="0" distR="0" wp14:anchorId="5E8B20A0" wp14:editId="5563CB85">
            <wp:extent cx="5943600" cy="2153285"/>
            <wp:effectExtent l="0" t="0" r="0" b="0"/>
            <wp:docPr id="220" name="Hình ảnh 22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Hình ảnh 220" descr="Ảnh có chứa bàn&#10;&#10;Mô tả được tạo tự động"/>
                    <pic:cNvPicPr/>
                  </pic:nvPicPr>
                  <pic:blipFill>
                    <a:blip r:embed="rId54"/>
                    <a:stretch>
                      <a:fillRect/>
                    </a:stretch>
                  </pic:blipFill>
                  <pic:spPr>
                    <a:xfrm>
                      <a:off x="0" y="0"/>
                      <a:ext cx="5943600" cy="2153285"/>
                    </a:xfrm>
                    <a:prstGeom prst="rect">
                      <a:avLst/>
                    </a:prstGeom>
                  </pic:spPr>
                </pic:pic>
              </a:graphicData>
            </a:graphic>
          </wp:inline>
        </w:drawing>
      </w:r>
    </w:p>
    <w:p w14:paraId="4AB7F9AB" w14:textId="30B5478B" w:rsidR="001A1B70" w:rsidRPr="0015451F" w:rsidRDefault="001A1B70" w:rsidP="001A1B70">
      <w:pPr>
        <w:shd w:val="clear" w:color="auto" w:fill="FFFFFF" w:themeFill="background1"/>
        <w:spacing w:line="360" w:lineRule="auto"/>
        <w:ind w:left="360"/>
        <w:rPr>
          <w:rFonts w:ascii="Times New Roman" w:hAnsi="Times New Roman" w:cs="Times New Roman"/>
          <w:sz w:val="26"/>
          <w:szCs w:val="26"/>
        </w:rPr>
      </w:pPr>
      <w:r w:rsidRPr="001A1B70">
        <w:rPr>
          <w:rFonts w:ascii="Times New Roman" w:hAnsi="Times New Roman" w:cs="Times New Roman"/>
          <w:sz w:val="26"/>
          <w:szCs w:val="26"/>
        </w:rPr>
        <w:t>Kết luận cặp Some college – Graduate degree có giá trị khác nhau, vì p = 0.04 &lt; 0.05</w:t>
      </w:r>
    </w:p>
    <w:p w14:paraId="4565112E" w14:textId="184B542C" w:rsidR="00F66E46" w:rsidRDefault="00A254C0" w:rsidP="009E7C51">
      <w:pPr>
        <w:pStyle w:val="ListParagraph"/>
        <w:numPr>
          <w:ilvl w:val="0"/>
          <w:numId w:val="2"/>
        </w:numPr>
        <w:spacing w:line="360" w:lineRule="auto"/>
        <w:ind w:left="360"/>
        <w:outlineLvl w:val="1"/>
        <w:rPr>
          <w:rFonts w:ascii="Times New Roman" w:hAnsi="Times New Roman" w:cs="Times New Roman"/>
          <w:b/>
          <w:bCs/>
          <w:color w:val="4472C4" w:themeColor="accent1"/>
          <w:sz w:val="30"/>
          <w:szCs w:val="30"/>
        </w:rPr>
      </w:pPr>
      <w:bookmarkStart w:id="10" w:name="_Toc99052344"/>
      <w:r>
        <w:rPr>
          <w:rFonts w:ascii="Times New Roman" w:hAnsi="Times New Roman" w:cs="Times New Roman"/>
          <w:b/>
          <w:bCs/>
          <w:color w:val="4472C4" w:themeColor="accent1"/>
          <w:sz w:val="30"/>
          <w:szCs w:val="30"/>
        </w:rPr>
        <w:t>Energy Drink Survey</w:t>
      </w:r>
      <w:bookmarkEnd w:id="10"/>
    </w:p>
    <w:p w14:paraId="7D75F0F2" w14:textId="77777777" w:rsidR="00283B39" w:rsidRDefault="00283B39" w:rsidP="00283B39">
      <w:pPr>
        <w:pStyle w:val="ListParagraph"/>
        <w:spacing w:line="360" w:lineRule="auto"/>
        <w:outlineLvl w:val="2"/>
        <w:rPr>
          <w:rFonts w:ascii="Times New Roman" w:hAnsi="Times New Roman" w:cs="Times New Roman"/>
          <w:b/>
          <w:bCs/>
          <w:color w:val="4472C4" w:themeColor="accent1"/>
          <w:sz w:val="28"/>
          <w:szCs w:val="28"/>
        </w:rPr>
      </w:pPr>
      <w:bookmarkStart w:id="11" w:name="_Toc99052345"/>
      <w:proofErr w:type="spellStart"/>
      <w:r w:rsidRPr="00283B39">
        <w:rPr>
          <w:rFonts w:ascii="Times New Roman" w:hAnsi="Times New Roman" w:cs="Times New Roman"/>
          <w:b/>
          <w:bCs/>
          <w:color w:val="4472C4" w:themeColor="accent1"/>
          <w:sz w:val="28"/>
          <w:szCs w:val="28"/>
        </w:rPr>
        <w:t>Phát</w:t>
      </w:r>
      <w:proofErr w:type="spellEnd"/>
      <w:r w:rsidRPr="00283B39">
        <w:rPr>
          <w:rFonts w:ascii="Times New Roman" w:hAnsi="Times New Roman" w:cs="Times New Roman"/>
          <w:b/>
          <w:bCs/>
          <w:color w:val="4472C4" w:themeColor="accent1"/>
          <w:sz w:val="28"/>
          <w:szCs w:val="28"/>
        </w:rPr>
        <w:t xml:space="preserve"> </w:t>
      </w:r>
      <w:proofErr w:type="spellStart"/>
      <w:r w:rsidRPr="00283B39">
        <w:rPr>
          <w:rFonts w:ascii="Times New Roman" w:hAnsi="Times New Roman" w:cs="Times New Roman"/>
          <w:b/>
          <w:bCs/>
          <w:color w:val="4472C4" w:themeColor="accent1"/>
          <w:sz w:val="28"/>
          <w:szCs w:val="28"/>
        </w:rPr>
        <w:t>biểu</w:t>
      </w:r>
      <w:proofErr w:type="spellEnd"/>
      <w:r w:rsidRPr="00283B39">
        <w:rPr>
          <w:rFonts w:ascii="Times New Roman" w:hAnsi="Times New Roman" w:cs="Times New Roman"/>
          <w:b/>
          <w:bCs/>
          <w:color w:val="4472C4" w:themeColor="accent1"/>
          <w:sz w:val="28"/>
          <w:szCs w:val="28"/>
        </w:rPr>
        <w:t xml:space="preserve"> </w:t>
      </w:r>
      <w:proofErr w:type="spellStart"/>
      <w:r w:rsidRPr="00283B39">
        <w:rPr>
          <w:rFonts w:ascii="Times New Roman" w:hAnsi="Times New Roman" w:cs="Times New Roman"/>
          <w:b/>
          <w:bCs/>
          <w:color w:val="4472C4" w:themeColor="accent1"/>
          <w:sz w:val="28"/>
          <w:szCs w:val="28"/>
        </w:rPr>
        <w:t>bài</w:t>
      </w:r>
      <w:proofErr w:type="spellEnd"/>
      <w:r w:rsidRPr="00283B39">
        <w:rPr>
          <w:rFonts w:ascii="Times New Roman" w:hAnsi="Times New Roman" w:cs="Times New Roman"/>
          <w:b/>
          <w:bCs/>
          <w:color w:val="4472C4" w:themeColor="accent1"/>
          <w:sz w:val="28"/>
          <w:szCs w:val="28"/>
        </w:rPr>
        <w:t xml:space="preserve"> </w:t>
      </w:r>
      <w:proofErr w:type="spellStart"/>
      <w:r w:rsidRPr="00283B39">
        <w:rPr>
          <w:rFonts w:ascii="Times New Roman" w:hAnsi="Times New Roman" w:cs="Times New Roman"/>
          <w:b/>
          <w:bCs/>
          <w:color w:val="4472C4" w:themeColor="accent1"/>
          <w:sz w:val="28"/>
          <w:szCs w:val="28"/>
        </w:rPr>
        <w:t>toán</w:t>
      </w:r>
      <w:bookmarkEnd w:id="11"/>
      <w:proofErr w:type="spellEnd"/>
    </w:p>
    <w:p w14:paraId="69A9B44E" w14:textId="4FF0B3F1" w:rsidR="00A928A6" w:rsidRPr="00A928A6" w:rsidRDefault="00A928A6" w:rsidP="00A928A6">
      <w:pPr>
        <w:ind w:left="720"/>
        <w:rPr>
          <w:rFonts w:ascii="Times New Roman" w:hAnsi="Times New Roman" w:cs="Times New Roman"/>
          <w:sz w:val="28"/>
          <w:szCs w:val="26"/>
        </w:rPr>
      </w:pPr>
      <w:r w:rsidRPr="003B240D">
        <w:rPr>
          <w:rFonts w:ascii="Times New Roman" w:hAnsi="Times New Roman" w:cs="Times New Roman"/>
          <w:sz w:val="28"/>
          <w:szCs w:val="26"/>
        </w:rPr>
        <w:t xml:space="preserve">Hãy cho biết có sự liên quan giữa giới tính và thương hiệu ưa thích hay không? </w:t>
      </w:r>
    </w:p>
    <w:p w14:paraId="00823CF2" w14:textId="04E1E8B9" w:rsidR="003B240D" w:rsidRPr="003B240D" w:rsidRDefault="003B240D" w:rsidP="003B240D">
      <w:pPr>
        <w:ind w:left="720"/>
        <w:rPr>
          <w:rFonts w:ascii="Times New Roman" w:hAnsi="Times New Roman" w:cs="Times New Roman"/>
          <w:sz w:val="28"/>
          <w:szCs w:val="26"/>
        </w:rPr>
      </w:pPr>
      <w:r w:rsidRPr="00592709">
        <w:rPr>
          <w:rFonts w:ascii="Times New Roman" w:hAnsi="Times New Roman" w:cs="Times New Roman"/>
          <w:sz w:val="28"/>
          <w:szCs w:val="26"/>
        </w:rPr>
        <w:t xml:space="preserve">Với </w:t>
      </w:r>
      <w:r w:rsidRPr="003B240D">
        <w:rPr>
          <w:rFonts w:ascii="Times New Roman" w:hAnsi="Times New Roman" w:cs="Times New Roman"/>
          <w:sz w:val="28"/>
          <w:szCs w:val="26"/>
        </w:rPr>
        <w:t>Mức ý nghĩa α = 0.05</w:t>
      </w:r>
    </w:p>
    <w:p w14:paraId="1F68BA53" w14:textId="66A7C695" w:rsidR="003B240D" w:rsidRPr="00592709" w:rsidRDefault="003B240D" w:rsidP="009E7C51">
      <w:pPr>
        <w:pStyle w:val="ListParagraph"/>
        <w:numPr>
          <w:ilvl w:val="0"/>
          <w:numId w:val="9"/>
        </w:numPr>
        <w:rPr>
          <w:rFonts w:ascii="Times New Roman" w:hAnsi="Times New Roman" w:cs="Times New Roman"/>
          <w:sz w:val="28"/>
          <w:szCs w:val="26"/>
          <w:lang w:val="vi-VN"/>
        </w:rPr>
      </w:pPr>
      <w:r w:rsidRPr="00592709">
        <w:rPr>
          <w:rFonts w:ascii="Times New Roman" w:hAnsi="Times New Roman" w:cs="Times New Roman"/>
          <w:sz w:val="28"/>
          <w:szCs w:val="26"/>
          <w:lang w:val="vi-VN"/>
        </w:rPr>
        <w:t>Giả thiết H0: giới tính và thương hiệu ưa thích độc lập với nhau.</w:t>
      </w:r>
    </w:p>
    <w:p w14:paraId="0FC0D4A7" w14:textId="7CA5F95E" w:rsidR="003B240D" w:rsidRPr="00592709" w:rsidRDefault="003B240D" w:rsidP="009E7C51">
      <w:pPr>
        <w:pStyle w:val="ListParagraph"/>
        <w:numPr>
          <w:ilvl w:val="0"/>
          <w:numId w:val="9"/>
        </w:numPr>
        <w:rPr>
          <w:rFonts w:ascii="Times New Roman" w:hAnsi="Times New Roman" w:cs="Times New Roman"/>
          <w:sz w:val="28"/>
          <w:szCs w:val="26"/>
          <w:lang w:val="vi-VN"/>
        </w:rPr>
      </w:pPr>
      <w:r w:rsidRPr="00592709">
        <w:rPr>
          <w:rFonts w:ascii="Times New Roman" w:hAnsi="Times New Roman" w:cs="Times New Roman"/>
          <w:sz w:val="28"/>
          <w:szCs w:val="26"/>
          <w:lang w:val="vi-VN"/>
        </w:rPr>
        <w:t>Đối thiết H1: giới tính và thương hiệu ưa thích phụ thuộc nhau.</w:t>
      </w:r>
    </w:p>
    <w:p w14:paraId="446B3064" w14:textId="77777777" w:rsidR="00283B39" w:rsidRPr="00592709" w:rsidRDefault="00283B39" w:rsidP="00283B39">
      <w:pPr>
        <w:pStyle w:val="ListParagraph"/>
        <w:spacing w:line="360" w:lineRule="auto"/>
        <w:rPr>
          <w:rFonts w:ascii="Times New Roman" w:hAnsi="Times New Roman" w:cs="Times New Roman"/>
          <w:b/>
          <w:bCs/>
          <w:color w:val="4472C4" w:themeColor="accent1"/>
          <w:sz w:val="28"/>
          <w:szCs w:val="28"/>
          <w:lang w:val="vi-VN"/>
        </w:rPr>
      </w:pPr>
    </w:p>
    <w:p w14:paraId="15F78D73" w14:textId="3085A02E" w:rsidR="005D2182" w:rsidRDefault="00F66E46" w:rsidP="009E7C51">
      <w:pPr>
        <w:pStyle w:val="ListParagraph"/>
        <w:numPr>
          <w:ilvl w:val="1"/>
          <w:numId w:val="2"/>
        </w:numPr>
        <w:spacing w:line="360" w:lineRule="auto"/>
        <w:ind w:left="900" w:hanging="540"/>
        <w:outlineLvl w:val="2"/>
        <w:rPr>
          <w:rFonts w:ascii="Times New Roman" w:hAnsi="Times New Roman" w:cs="Times New Roman"/>
          <w:b/>
          <w:bCs/>
          <w:color w:val="4472C4" w:themeColor="accent1"/>
          <w:sz w:val="28"/>
          <w:szCs w:val="28"/>
        </w:rPr>
      </w:pPr>
      <w:bookmarkStart w:id="12" w:name="_Toc99052346"/>
      <w:proofErr w:type="spellStart"/>
      <w:r w:rsidRPr="00F66E46">
        <w:rPr>
          <w:rFonts w:ascii="Times New Roman" w:hAnsi="Times New Roman" w:cs="Times New Roman"/>
          <w:b/>
          <w:bCs/>
          <w:color w:val="4472C4" w:themeColor="accent1"/>
          <w:sz w:val="28"/>
          <w:szCs w:val="28"/>
        </w:rPr>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Excel</w:t>
      </w:r>
      <w:bookmarkEnd w:id="12"/>
    </w:p>
    <w:p w14:paraId="583D5133" w14:textId="59C03C59" w:rsidR="003D45C9" w:rsidRDefault="003D45C9" w:rsidP="003D45C9">
      <w:pPr>
        <w:ind w:left="360"/>
        <w:rPr>
          <w:rFonts w:ascii="Times New Roman" w:hAnsi="Times New Roman" w:cs="Times New Roman"/>
          <w:sz w:val="28"/>
          <w:szCs w:val="26"/>
        </w:rPr>
      </w:pPr>
      <w:r w:rsidRPr="003D45C9">
        <w:rPr>
          <w:rFonts w:ascii="Times New Roman" w:hAnsi="Times New Roman" w:cs="Times New Roman"/>
          <w:sz w:val="28"/>
          <w:szCs w:val="26"/>
        </w:rPr>
        <w:t>Kiểm định Chi Square về tính độc lập của 2 biến định danh với tập tin dữ liệu Energy Drink Survey</w:t>
      </w:r>
    </w:p>
    <w:p w14:paraId="7B71725D" w14:textId="48C4F566" w:rsidR="00747803" w:rsidRDefault="003F0061" w:rsidP="003D45C9">
      <w:pPr>
        <w:ind w:left="360"/>
        <w:rPr>
          <w:rFonts w:ascii="Times New Roman" w:hAnsi="Times New Roman" w:cs="Times New Roman"/>
          <w:sz w:val="28"/>
          <w:szCs w:val="26"/>
          <w:lang w:val="en-US"/>
        </w:rPr>
      </w:pPr>
      <w:proofErr w:type="spellStart"/>
      <w:r>
        <w:rPr>
          <w:rFonts w:ascii="Times New Roman" w:hAnsi="Times New Roman" w:cs="Times New Roman"/>
          <w:sz w:val="28"/>
          <w:szCs w:val="26"/>
          <w:lang w:val="en-US"/>
        </w:rPr>
        <w:t>Vào</w:t>
      </w:r>
      <w:proofErr w:type="spellEnd"/>
      <w:r>
        <w:rPr>
          <w:rFonts w:ascii="Times New Roman" w:hAnsi="Times New Roman" w:cs="Times New Roman"/>
          <w:sz w:val="28"/>
          <w:szCs w:val="26"/>
          <w:lang w:val="en-US"/>
        </w:rPr>
        <w:t xml:space="preserve"> Insert -&gt; </w:t>
      </w:r>
      <w:r w:rsidR="00D23D05">
        <w:rPr>
          <w:rFonts w:ascii="Times New Roman" w:hAnsi="Times New Roman" w:cs="Times New Roman"/>
          <w:sz w:val="28"/>
          <w:szCs w:val="26"/>
          <w:lang w:val="en-US"/>
        </w:rPr>
        <w:t>Pivot</w:t>
      </w:r>
      <w:r w:rsidR="00D676D8">
        <w:rPr>
          <w:rFonts w:ascii="Times New Roman" w:hAnsi="Times New Roman" w:cs="Times New Roman"/>
          <w:sz w:val="28"/>
          <w:szCs w:val="26"/>
          <w:lang w:val="en-US"/>
        </w:rPr>
        <w:t xml:space="preserve">Table </w:t>
      </w:r>
      <w:proofErr w:type="spellStart"/>
      <w:r w:rsidR="00D676D8">
        <w:rPr>
          <w:rFonts w:ascii="Times New Roman" w:hAnsi="Times New Roman" w:cs="Times New Roman"/>
          <w:sz w:val="28"/>
          <w:szCs w:val="26"/>
          <w:lang w:val="en-US"/>
        </w:rPr>
        <w:t>để</w:t>
      </w:r>
      <w:proofErr w:type="spellEnd"/>
      <w:r w:rsidR="00D676D8">
        <w:rPr>
          <w:rFonts w:ascii="Times New Roman" w:hAnsi="Times New Roman" w:cs="Times New Roman"/>
          <w:sz w:val="28"/>
          <w:szCs w:val="26"/>
          <w:lang w:val="en-US"/>
        </w:rPr>
        <w:t xml:space="preserve"> </w:t>
      </w:r>
      <w:proofErr w:type="spellStart"/>
      <w:r w:rsidR="00D676D8">
        <w:rPr>
          <w:rFonts w:ascii="Times New Roman" w:hAnsi="Times New Roman" w:cs="Times New Roman"/>
          <w:sz w:val="28"/>
          <w:szCs w:val="26"/>
          <w:lang w:val="en-US"/>
        </w:rPr>
        <w:t>tạo</w:t>
      </w:r>
      <w:proofErr w:type="spellEnd"/>
      <w:r w:rsidR="00D676D8">
        <w:rPr>
          <w:rFonts w:ascii="Times New Roman" w:hAnsi="Times New Roman" w:cs="Times New Roman"/>
          <w:sz w:val="28"/>
          <w:szCs w:val="26"/>
          <w:lang w:val="en-US"/>
        </w:rPr>
        <w:t xml:space="preserve"> </w:t>
      </w:r>
      <w:proofErr w:type="spellStart"/>
      <w:r w:rsidR="00D676D8">
        <w:rPr>
          <w:rFonts w:ascii="Times New Roman" w:hAnsi="Times New Roman" w:cs="Times New Roman"/>
          <w:sz w:val="28"/>
          <w:szCs w:val="26"/>
          <w:lang w:val="en-US"/>
        </w:rPr>
        <w:t>bảng</w:t>
      </w:r>
      <w:proofErr w:type="spellEnd"/>
      <w:r w:rsidR="00D676D8">
        <w:rPr>
          <w:rFonts w:ascii="Times New Roman" w:hAnsi="Times New Roman" w:cs="Times New Roman"/>
          <w:sz w:val="28"/>
          <w:szCs w:val="26"/>
          <w:lang w:val="en-US"/>
        </w:rPr>
        <w:t xml:space="preserve"> </w:t>
      </w:r>
      <w:r w:rsidR="00FA5015" w:rsidRPr="00FA5015">
        <w:rPr>
          <w:rFonts w:ascii="Times New Roman" w:hAnsi="Times New Roman" w:cs="Times New Roman"/>
          <w:sz w:val="28"/>
          <w:szCs w:val="26"/>
          <w:lang w:val="en-US"/>
        </w:rPr>
        <w:t>Count of Respondent</w:t>
      </w:r>
      <w:r w:rsidR="00E2084B">
        <w:rPr>
          <w:rFonts w:ascii="Times New Roman" w:hAnsi="Times New Roman" w:cs="Times New Roman"/>
          <w:sz w:val="28"/>
          <w:szCs w:val="26"/>
          <w:lang w:val="en-US"/>
        </w:rPr>
        <w:t xml:space="preserve"> </w:t>
      </w:r>
      <w:proofErr w:type="spellStart"/>
      <w:r w:rsidR="00E2084B">
        <w:rPr>
          <w:rFonts w:ascii="Times New Roman" w:hAnsi="Times New Roman" w:cs="Times New Roman"/>
          <w:sz w:val="28"/>
          <w:szCs w:val="26"/>
          <w:lang w:val="en-US"/>
        </w:rPr>
        <w:t>từ</w:t>
      </w:r>
      <w:proofErr w:type="spellEnd"/>
      <w:r w:rsidR="00E2084B">
        <w:rPr>
          <w:rFonts w:ascii="Times New Roman" w:hAnsi="Times New Roman" w:cs="Times New Roman"/>
          <w:sz w:val="28"/>
          <w:szCs w:val="26"/>
          <w:lang w:val="en-US"/>
        </w:rPr>
        <w:t xml:space="preserve"> </w:t>
      </w:r>
      <w:proofErr w:type="spellStart"/>
      <w:r w:rsidR="00E2084B">
        <w:rPr>
          <w:rFonts w:ascii="Times New Roman" w:hAnsi="Times New Roman" w:cs="Times New Roman"/>
          <w:sz w:val="28"/>
          <w:szCs w:val="26"/>
          <w:lang w:val="en-US"/>
        </w:rPr>
        <w:t>cột</w:t>
      </w:r>
      <w:proofErr w:type="spellEnd"/>
      <w:r w:rsidR="00E2084B">
        <w:rPr>
          <w:rFonts w:ascii="Times New Roman" w:hAnsi="Times New Roman" w:cs="Times New Roman"/>
          <w:sz w:val="28"/>
          <w:szCs w:val="26"/>
          <w:lang w:val="en-US"/>
        </w:rPr>
        <w:t xml:space="preserve"> </w:t>
      </w:r>
      <w:r w:rsidR="00C201D1" w:rsidRPr="00C201D1">
        <w:rPr>
          <w:rFonts w:ascii="Times New Roman" w:hAnsi="Times New Roman" w:cs="Times New Roman"/>
          <w:sz w:val="28"/>
          <w:szCs w:val="26"/>
          <w:lang w:val="en-US"/>
        </w:rPr>
        <w:t>Gender</w:t>
      </w:r>
      <w:r w:rsidR="00C201D1">
        <w:rPr>
          <w:rFonts w:ascii="Times New Roman" w:hAnsi="Times New Roman" w:cs="Times New Roman"/>
          <w:sz w:val="28"/>
          <w:szCs w:val="26"/>
          <w:lang w:val="en-US"/>
        </w:rPr>
        <w:t xml:space="preserve"> </w:t>
      </w:r>
      <w:proofErr w:type="spellStart"/>
      <w:r w:rsidR="00C201D1">
        <w:rPr>
          <w:rFonts w:ascii="Times New Roman" w:hAnsi="Times New Roman" w:cs="Times New Roman"/>
          <w:sz w:val="28"/>
          <w:szCs w:val="26"/>
          <w:lang w:val="en-US"/>
        </w:rPr>
        <w:t>và</w:t>
      </w:r>
      <w:proofErr w:type="spellEnd"/>
      <w:r w:rsidR="003556CA">
        <w:rPr>
          <w:rFonts w:ascii="Times New Roman" w:hAnsi="Times New Roman" w:cs="Times New Roman"/>
          <w:sz w:val="28"/>
          <w:szCs w:val="26"/>
          <w:lang w:val="en-US"/>
        </w:rPr>
        <w:t xml:space="preserve"> </w:t>
      </w:r>
      <w:r w:rsidR="003556CA" w:rsidRPr="003556CA">
        <w:rPr>
          <w:rFonts w:ascii="Times New Roman" w:hAnsi="Times New Roman" w:cs="Times New Roman"/>
          <w:sz w:val="28"/>
          <w:szCs w:val="26"/>
          <w:lang w:val="en-US"/>
        </w:rPr>
        <w:t>Brand Preference</w:t>
      </w:r>
    </w:p>
    <w:p w14:paraId="691C2BB6" w14:textId="1715AD05" w:rsidR="00823601" w:rsidRPr="003F0061" w:rsidRDefault="00823601" w:rsidP="003D45C9">
      <w:pPr>
        <w:ind w:left="360"/>
        <w:rPr>
          <w:rFonts w:ascii="Times New Roman" w:hAnsi="Times New Roman" w:cs="Times New Roman"/>
          <w:sz w:val="28"/>
          <w:szCs w:val="26"/>
          <w:lang w:val="en-US"/>
        </w:rPr>
      </w:pPr>
      <w:r>
        <w:rPr>
          <w:rFonts w:ascii="Times New Roman" w:hAnsi="Times New Roman" w:cs="Times New Roman"/>
          <w:sz w:val="28"/>
          <w:szCs w:val="26"/>
          <w:lang w:val="en-US"/>
        </w:rPr>
        <w:lastRenderedPageBreak/>
        <w:tab/>
      </w:r>
      <w:r w:rsidR="00AC40AD" w:rsidRPr="00AC40AD">
        <w:rPr>
          <w:rFonts w:ascii="Times New Roman" w:hAnsi="Times New Roman" w:cs="Times New Roman"/>
          <w:noProof/>
          <w:sz w:val="28"/>
          <w:szCs w:val="26"/>
          <w:lang w:val="en-US"/>
        </w:rPr>
        <w:drawing>
          <wp:inline distT="0" distB="0" distL="0" distR="0" wp14:anchorId="359B56C8" wp14:editId="3E661CCB">
            <wp:extent cx="5097250" cy="1165860"/>
            <wp:effectExtent l="0" t="0" r="8255"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55"/>
                    <a:stretch>
                      <a:fillRect/>
                    </a:stretch>
                  </pic:blipFill>
                  <pic:spPr>
                    <a:xfrm>
                      <a:off x="0" y="0"/>
                      <a:ext cx="5099789" cy="1166441"/>
                    </a:xfrm>
                    <a:prstGeom prst="rect">
                      <a:avLst/>
                    </a:prstGeom>
                  </pic:spPr>
                </pic:pic>
              </a:graphicData>
            </a:graphic>
          </wp:inline>
        </w:drawing>
      </w:r>
    </w:p>
    <w:p w14:paraId="2F8B92DF" w14:textId="2678348B" w:rsidR="00885EEB" w:rsidRDefault="00860773" w:rsidP="009E71F1">
      <w:pPr>
        <w:spacing w:line="360" w:lineRule="auto"/>
        <w:ind w:left="360"/>
        <w:rPr>
          <w:rFonts w:ascii="Times New Roman" w:hAnsi="Times New Roman" w:cs="Times New Roman"/>
          <w:sz w:val="26"/>
          <w:szCs w:val="26"/>
          <w:lang w:val="en-US"/>
        </w:rPr>
      </w:pPr>
      <w:proofErr w:type="spellStart"/>
      <w:r>
        <w:rPr>
          <w:rFonts w:ascii="Times New Roman" w:hAnsi="Times New Roman" w:cs="Times New Roman"/>
          <w:sz w:val="26"/>
          <w:szCs w:val="26"/>
          <w:lang w:val="en-US"/>
        </w:rPr>
        <w:t>Tính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toán</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giá</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trị</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cho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bảng</w:t>
      </w:r>
      <w:proofErr w:type="spellEnd"/>
      <w:r>
        <w:rPr>
          <w:rFonts w:ascii="Times New Roman" w:hAnsi="Times New Roman" w:cs="Times New Roman"/>
          <w:sz w:val="26"/>
          <w:szCs w:val="26"/>
          <w:lang w:val="en-US"/>
        </w:rPr>
        <w:t xml:space="preserve"> </w:t>
      </w:r>
      <w:r w:rsidRPr="00860773">
        <w:rPr>
          <w:rFonts w:ascii="Times New Roman" w:hAnsi="Times New Roman" w:cs="Times New Roman"/>
          <w:sz w:val="26"/>
          <w:szCs w:val="26"/>
          <w:lang w:val="en-US"/>
        </w:rPr>
        <w:t>expected frequency</w:t>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theo</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công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thức</w:t>
      </w:r>
      <w:proofErr w:type="spellEnd"/>
      <w:r>
        <w:rPr>
          <w:rFonts w:ascii="Times New Roman" w:hAnsi="Times New Roman" w:cs="Times New Roman"/>
          <w:sz w:val="26"/>
          <w:szCs w:val="26"/>
          <w:lang w:val="en-US"/>
        </w:rPr>
        <w:t>:</w:t>
      </w:r>
    </w:p>
    <w:p w14:paraId="3159C82C" w14:textId="73CBD220" w:rsidR="00860773" w:rsidRDefault="00026CC6" w:rsidP="008D1658">
      <w:pPr>
        <w:spacing w:line="360" w:lineRule="auto"/>
        <w:ind w:left="540" w:firstLine="360"/>
        <w:rPr>
          <w:rFonts w:ascii="Times New Roman" w:eastAsiaTheme="minorEastAsia" w:hAnsi="Times New Roman" w:cs="Times New Roman"/>
          <w:sz w:val="28"/>
          <w:szCs w:val="28"/>
          <w:lang w:val="en-US"/>
        </w:rPr>
      </w:pPr>
      <w:proofErr w:type="spellStart"/>
      <w:r w:rsidRPr="00A51EED">
        <w:rPr>
          <w:rFonts w:ascii="Times New Roman" w:hAnsi="Times New Roman" w:cs="Times New Roman"/>
          <w:sz w:val="32"/>
          <w:szCs w:val="32"/>
          <w:lang w:val="en-US"/>
        </w:rPr>
        <w:t>f</w:t>
      </w:r>
      <w:r w:rsidRPr="00A51EED">
        <w:rPr>
          <w:rFonts w:ascii="Times New Roman" w:hAnsi="Times New Roman" w:cs="Times New Roman"/>
          <w:sz w:val="24"/>
          <w:szCs w:val="24"/>
          <w:lang w:val="en-US"/>
        </w:rPr>
        <w:t>e</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của</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dòng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i</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cột</w:t>
      </w:r>
      <w:proofErr w:type="spellEnd"/>
      <w:r>
        <w:rPr>
          <w:rFonts w:ascii="Times New Roman" w:hAnsi="Times New Roman" w:cs="Times New Roman"/>
          <w:sz w:val="26"/>
          <w:szCs w:val="26"/>
          <w:lang w:val="en-US"/>
        </w:rPr>
        <w:t xml:space="preserve"> j = </w:t>
      </w:r>
      <m:oMath>
        <m:f>
          <m:fPr>
            <m:ctrlPr>
              <w:rPr>
                <w:rFonts w:ascii="Cambria Math" w:hAnsi="Cambria Math" w:cs="Times New Roman"/>
                <w:i/>
                <w:sz w:val="28"/>
                <w:szCs w:val="28"/>
                <w:lang w:val="en-US"/>
              </w:rPr>
            </m:ctrlPr>
          </m:fPr>
          <m:num>
            <m:d>
              <m:dPr>
                <m:ctrlPr>
                  <w:rPr>
                    <w:rFonts w:ascii="Cambria Math" w:hAnsi="Cambria Math" w:cs="Times New Roman"/>
                    <w:i/>
                    <w:sz w:val="28"/>
                    <w:szCs w:val="28"/>
                    <w:lang w:val="en-US"/>
                  </w:rPr>
                </m:ctrlPr>
              </m:dPr>
              <m:e>
                <m:r>
                  <w:rPr>
                    <w:rFonts w:ascii="Cambria Math" w:hAnsi="Cambria Math" w:cs="Times New Roman"/>
                    <w:sz w:val="28"/>
                    <w:szCs w:val="28"/>
                    <w:lang w:val="en-US"/>
                  </w:rPr>
                  <m:t>tổng i</m:t>
                </m:r>
              </m:e>
            </m:d>
            <m:r>
              <w:rPr>
                <w:rFonts w:ascii="Cambria Math" w:hAnsi="Cambria Math" w:cs="Times New Roman"/>
                <w:sz w:val="28"/>
                <w:szCs w:val="28"/>
                <w:lang w:val="en-US"/>
              </w:rPr>
              <m:t>*(tổng j)</m:t>
            </m:r>
          </m:num>
          <m:den>
            <m:r>
              <w:rPr>
                <w:rFonts w:ascii="Cambria Math" w:hAnsi="Cambria Math" w:cs="Times New Roman"/>
                <w:sz w:val="28"/>
                <w:szCs w:val="28"/>
                <w:lang w:val="en-US"/>
              </w:rPr>
              <m:t>Tổng quan sát</m:t>
            </m:r>
          </m:den>
        </m:f>
      </m:oMath>
    </w:p>
    <w:p w14:paraId="307E88C0" w14:textId="7C855EE2" w:rsidR="009E71F1" w:rsidRDefault="00F11B68" w:rsidP="00F11B68">
      <w:pPr>
        <w:spacing w:line="360" w:lineRule="auto"/>
        <w:ind w:left="540" w:firstLine="360"/>
        <w:rPr>
          <w:rFonts w:ascii="Times New Roman" w:hAnsi="Times New Roman" w:cs="Times New Roman"/>
          <w:sz w:val="26"/>
          <w:szCs w:val="26"/>
          <w:lang w:val="en-US"/>
        </w:rPr>
      </w:pPr>
      <w:r w:rsidRPr="00F11B68">
        <w:rPr>
          <w:rFonts w:ascii="Times New Roman" w:hAnsi="Times New Roman" w:cs="Times New Roman"/>
          <w:noProof/>
          <w:sz w:val="26"/>
          <w:szCs w:val="26"/>
          <w:lang w:val="en-US"/>
        </w:rPr>
        <w:drawing>
          <wp:inline distT="0" distB="0" distL="0" distR="0" wp14:anchorId="7D4256A3" wp14:editId="2B356FF0">
            <wp:extent cx="5029200" cy="2443516"/>
            <wp:effectExtent l="0" t="0" r="0" b="0"/>
            <wp:docPr id="51" name="Picture 5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 table, Excel&#10;&#10;Description automatically generated"/>
                    <pic:cNvPicPr/>
                  </pic:nvPicPr>
                  <pic:blipFill>
                    <a:blip r:embed="rId56"/>
                    <a:stretch>
                      <a:fillRect/>
                    </a:stretch>
                  </pic:blipFill>
                  <pic:spPr>
                    <a:xfrm>
                      <a:off x="0" y="0"/>
                      <a:ext cx="5032816" cy="2445273"/>
                    </a:xfrm>
                    <a:prstGeom prst="rect">
                      <a:avLst/>
                    </a:prstGeom>
                  </pic:spPr>
                </pic:pic>
              </a:graphicData>
            </a:graphic>
          </wp:inline>
        </w:drawing>
      </w:r>
    </w:p>
    <w:p w14:paraId="4E49A969" w14:textId="21AF1F6B" w:rsidR="00F11B68" w:rsidRDefault="00144EB7" w:rsidP="0063065E">
      <w:pPr>
        <w:spacing w:line="360" w:lineRule="auto"/>
        <w:ind w:firstLine="540"/>
        <w:rPr>
          <w:rFonts w:ascii="Times New Roman" w:hAnsi="Times New Roman" w:cs="Times New Roman"/>
          <w:sz w:val="26"/>
          <w:szCs w:val="26"/>
          <w:lang w:val="en-US"/>
        </w:rPr>
      </w:pPr>
      <w:r>
        <w:rPr>
          <w:rFonts w:ascii="Times New Roman" w:hAnsi="Times New Roman" w:cs="Times New Roman"/>
          <w:sz w:val="26"/>
          <w:szCs w:val="26"/>
          <w:lang w:val="en-US"/>
        </w:rPr>
        <w:t xml:space="preserve">Ta </w:t>
      </w:r>
      <w:proofErr w:type="spellStart"/>
      <w:r>
        <w:rPr>
          <w:rFonts w:ascii="Times New Roman" w:hAnsi="Times New Roman" w:cs="Times New Roman"/>
          <w:sz w:val="26"/>
          <w:szCs w:val="26"/>
          <w:lang w:val="en-US"/>
        </w:rPr>
        <w:t>được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bảng</w:t>
      </w:r>
      <w:proofErr w:type="spellEnd"/>
      <w:r>
        <w:rPr>
          <w:rFonts w:ascii="Times New Roman" w:hAnsi="Times New Roman" w:cs="Times New Roman"/>
          <w:sz w:val="26"/>
          <w:szCs w:val="26"/>
          <w:lang w:val="en-US"/>
        </w:rPr>
        <w:t xml:space="preserve"> </w:t>
      </w:r>
      <w:r w:rsidRPr="00860773">
        <w:rPr>
          <w:rFonts w:ascii="Times New Roman" w:hAnsi="Times New Roman" w:cs="Times New Roman"/>
          <w:sz w:val="26"/>
          <w:szCs w:val="26"/>
          <w:lang w:val="en-US"/>
        </w:rPr>
        <w:t>expected frequency</w:t>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như</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hình</w:t>
      </w:r>
      <w:proofErr w:type="spellEnd"/>
      <w:r w:rsidR="00FA30DA">
        <w:rPr>
          <w:rFonts w:ascii="Times New Roman" w:hAnsi="Times New Roman" w:cs="Times New Roman"/>
          <w:sz w:val="26"/>
          <w:szCs w:val="26"/>
          <w:lang w:val="en-US"/>
        </w:rPr>
        <w:t>:</w:t>
      </w:r>
    </w:p>
    <w:p w14:paraId="32B0E4ED" w14:textId="45DBBC83" w:rsidR="00144EB7" w:rsidRPr="00F11B68" w:rsidRDefault="00144EB7" w:rsidP="00F11B68">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ab/>
      </w:r>
      <w:r w:rsidR="00FA30DA" w:rsidRPr="00FA30DA">
        <w:rPr>
          <w:rFonts w:ascii="Times New Roman" w:hAnsi="Times New Roman" w:cs="Times New Roman"/>
          <w:noProof/>
          <w:sz w:val="26"/>
          <w:szCs w:val="26"/>
          <w:lang w:val="en-US"/>
        </w:rPr>
        <w:drawing>
          <wp:inline distT="0" distB="0" distL="0" distR="0" wp14:anchorId="76F92FB1" wp14:editId="50A78665">
            <wp:extent cx="5420481" cy="1362265"/>
            <wp:effectExtent l="0" t="0" r="8890" b="952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57"/>
                    <a:stretch>
                      <a:fillRect/>
                    </a:stretch>
                  </pic:blipFill>
                  <pic:spPr>
                    <a:xfrm>
                      <a:off x="0" y="0"/>
                      <a:ext cx="5420481" cy="1362265"/>
                    </a:xfrm>
                    <a:prstGeom prst="rect">
                      <a:avLst/>
                    </a:prstGeom>
                  </pic:spPr>
                </pic:pic>
              </a:graphicData>
            </a:graphic>
          </wp:inline>
        </w:drawing>
      </w:r>
    </w:p>
    <w:p w14:paraId="0D703CF2" w14:textId="77777777" w:rsidR="000F4278" w:rsidRPr="000F4278" w:rsidRDefault="0063065E" w:rsidP="000F4278">
      <w:pPr>
        <w:spacing w:line="360" w:lineRule="auto"/>
        <w:ind w:firstLine="360"/>
        <w:rPr>
          <w:rFonts w:ascii="Times New Roman" w:eastAsiaTheme="minorEastAsia" w:hAnsi="Times New Roman" w:cs="Times New Roman"/>
          <w:sz w:val="26"/>
          <w:szCs w:val="26"/>
        </w:rPr>
      </w:pPr>
      <w:r w:rsidRPr="0063065E">
        <w:rPr>
          <w:rFonts w:ascii="Times New Roman" w:hAnsi="Times New Roman" w:cs="Times New Roman"/>
          <w:sz w:val="26"/>
          <w:szCs w:val="26"/>
        </w:rPr>
        <w:t xml:space="preserve">Tính toán giá trị cho bảng </w:t>
      </w:r>
      <w:r w:rsidR="00485323">
        <w:rPr>
          <w:rFonts w:ascii="Times New Roman" w:hAnsi="Times New Roman" w:cs="Times New Roman"/>
          <w:sz w:val="26"/>
          <w:szCs w:val="26"/>
          <w:lang w:val="en-US"/>
        </w:rPr>
        <w:t>C</w:t>
      </w:r>
      <w:r w:rsidR="00485323" w:rsidRPr="00485323">
        <w:rPr>
          <w:rFonts w:ascii="Times New Roman" w:hAnsi="Times New Roman" w:cs="Times New Roman"/>
          <w:sz w:val="26"/>
          <w:szCs w:val="26"/>
        </w:rPr>
        <w:t xml:space="preserve">hi </w:t>
      </w:r>
      <w:r w:rsidR="00485323">
        <w:rPr>
          <w:rFonts w:ascii="Times New Roman" w:hAnsi="Times New Roman" w:cs="Times New Roman"/>
          <w:sz w:val="26"/>
          <w:szCs w:val="26"/>
          <w:lang w:val="en-US"/>
        </w:rPr>
        <w:t>S</w:t>
      </w:r>
      <w:r w:rsidR="00485323" w:rsidRPr="00485323">
        <w:rPr>
          <w:rFonts w:ascii="Times New Roman" w:hAnsi="Times New Roman" w:cs="Times New Roman"/>
          <w:sz w:val="26"/>
          <w:szCs w:val="26"/>
        </w:rPr>
        <w:t xml:space="preserve">quare </w:t>
      </w:r>
      <w:r w:rsidR="00485323">
        <w:rPr>
          <w:rFonts w:ascii="Times New Roman" w:hAnsi="Times New Roman" w:cs="Times New Roman"/>
          <w:sz w:val="26"/>
          <w:szCs w:val="26"/>
          <w:lang w:val="en-US"/>
        </w:rPr>
        <w:t>S</w:t>
      </w:r>
      <w:r w:rsidR="00485323" w:rsidRPr="00485323">
        <w:rPr>
          <w:rFonts w:ascii="Times New Roman" w:hAnsi="Times New Roman" w:cs="Times New Roman"/>
          <w:sz w:val="26"/>
          <w:szCs w:val="26"/>
        </w:rPr>
        <w:t>tatistic</w:t>
      </w:r>
      <w:r w:rsidR="00485323">
        <w:rPr>
          <w:rFonts w:ascii="Times New Roman" w:hAnsi="Times New Roman" w:cs="Times New Roman"/>
          <w:sz w:val="26"/>
          <w:szCs w:val="26"/>
          <w:lang w:val="en-US"/>
        </w:rPr>
        <w:t xml:space="preserve"> </w:t>
      </w:r>
      <w:r w:rsidRPr="0063065E">
        <w:rPr>
          <w:rFonts w:ascii="Times New Roman" w:hAnsi="Times New Roman" w:cs="Times New Roman"/>
          <w:sz w:val="26"/>
          <w:szCs w:val="26"/>
        </w:rPr>
        <w:t>theo công thức:</w:t>
      </w:r>
    </w:p>
    <w:p w14:paraId="1ADC91B4" w14:textId="044CB2B3" w:rsidR="009E71F1" w:rsidRPr="000F4278" w:rsidRDefault="009E7C51" w:rsidP="000F4278">
      <w:pPr>
        <w:spacing w:line="360" w:lineRule="auto"/>
        <w:ind w:firstLine="360"/>
        <w:rPr>
          <w:rFonts w:ascii="Cambria Math" w:hAnsi="Cambria Math" w:cs="Times New Roman"/>
          <w:i/>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2</m:t>
              </m:r>
            </m:sup>
          </m:sSup>
          <m:r>
            <w:rPr>
              <w:rFonts w:ascii="Cambria Math" w:hAnsi="Cambria Math" w:cs="Times New Roman"/>
              <w:sz w:val="26"/>
              <w:szCs w:val="26"/>
            </w:rPr>
            <m:t>=</m:t>
          </m:r>
          <m:nary>
            <m:naryPr>
              <m:chr m:val="∑"/>
              <m:limLoc m:val="undOvr"/>
              <m:subHide m:val="1"/>
              <m:supHide m:val="1"/>
              <m:ctrlPr>
                <w:rPr>
                  <w:rFonts w:ascii="Cambria Math" w:hAnsi="Cambria Math" w:cs="Times New Roman"/>
                  <w:i/>
                  <w:sz w:val="26"/>
                  <w:szCs w:val="26"/>
                </w:rPr>
              </m:ctrlPr>
            </m:naryPr>
            <m:sub/>
            <m:sup/>
            <m:e>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0</m:t>
                      </m:r>
                    </m:sub>
                  </m:sSub>
                  <m:r>
                    <w:rPr>
                      <w:rFonts w:ascii="Cambria Math" w:hAnsi="Cambria Math" w:cs="Times New Roman"/>
                      <w:sz w:val="26"/>
                      <w:szCs w:val="26"/>
                    </w:rPr>
                    <m:t>-</m:t>
                  </m:r>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e</m:t>
                          </m:r>
                        </m:sub>
                      </m:sSub>
                      <m:r>
                        <w:rPr>
                          <w:rFonts w:ascii="Cambria Math" w:hAnsi="Cambria Math" w:cs="Times New Roman"/>
                          <w:sz w:val="26"/>
                          <w:szCs w:val="26"/>
                        </w:rPr>
                        <m:t>)</m:t>
                      </m:r>
                    </m:e>
                    <m:sup>
                      <m:r>
                        <w:rPr>
                          <w:rFonts w:ascii="Cambria Math" w:hAnsi="Cambria Math" w:cs="Times New Roman"/>
                          <w:sz w:val="26"/>
                          <w:szCs w:val="26"/>
                        </w:rPr>
                        <m:t>2</m:t>
                      </m:r>
                    </m:sup>
                  </m:sSup>
                </m:num>
                <m:den>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e</m:t>
                      </m:r>
                    </m:sub>
                  </m:sSub>
                </m:den>
              </m:f>
            </m:e>
          </m:nary>
        </m:oMath>
      </m:oMathPara>
    </w:p>
    <w:p w14:paraId="4C4CBAAD" w14:textId="78BD289E" w:rsidR="00A01680" w:rsidRDefault="000F4278" w:rsidP="006A78B6">
      <w:pPr>
        <w:spacing w:line="360" w:lineRule="auto"/>
        <w:rPr>
          <w:rFonts w:ascii="Times New Roman" w:hAnsi="Times New Roman" w:cs="Times New Roman"/>
          <w:b/>
          <w:bCs/>
          <w:sz w:val="26"/>
          <w:szCs w:val="26"/>
        </w:rPr>
      </w:pPr>
      <w:r>
        <w:rPr>
          <w:rFonts w:ascii="Times New Roman" w:hAnsi="Times New Roman" w:cs="Times New Roman"/>
          <w:b/>
          <w:bCs/>
          <w:sz w:val="26"/>
          <w:szCs w:val="26"/>
        </w:rPr>
        <w:lastRenderedPageBreak/>
        <w:tab/>
      </w:r>
      <w:r w:rsidR="000865A9" w:rsidRPr="000865A9">
        <w:rPr>
          <w:rFonts w:ascii="Times New Roman" w:hAnsi="Times New Roman" w:cs="Times New Roman"/>
          <w:b/>
          <w:bCs/>
          <w:noProof/>
          <w:sz w:val="26"/>
          <w:szCs w:val="26"/>
        </w:rPr>
        <w:drawing>
          <wp:inline distT="0" distB="0" distL="0" distR="0" wp14:anchorId="09431F0A" wp14:editId="419A057F">
            <wp:extent cx="4671060" cy="3668935"/>
            <wp:effectExtent l="0" t="0" r="0" b="8255"/>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58"/>
                    <a:stretch>
                      <a:fillRect/>
                    </a:stretch>
                  </pic:blipFill>
                  <pic:spPr>
                    <a:xfrm>
                      <a:off x="0" y="0"/>
                      <a:ext cx="4673125" cy="3670557"/>
                    </a:xfrm>
                    <a:prstGeom prst="rect">
                      <a:avLst/>
                    </a:prstGeom>
                  </pic:spPr>
                </pic:pic>
              </a:graphicData>
            </a:graphic>
          </wp:inline>
        </w:drawing>
      </w:r>
    </w:p>
    <w:p w14:paraId="3054532E" w14:textId="32E42865" w:rsidR="006A78B6" w:rsidRDefault="006A78B6" w:rsidP="006A78B6">
      <w:pPr>
        <w:spacing w:line="360" w:lineRule="auto"/>
        <w:ind w:firstLine="360"/>
        <w:rPr>
          <w:rFonts w:ascii="Times New Roman" w:hAnsi="Times New Roman" w:cs="Times New Roman"/>
          <w:sz w:val="26"/>
          <w:szCs w:val="26"/>
          <w:lang w:val="en-US"/>
        </w:rPr>
      </w:pPr>
      <w:r>
        <w:rPr>
          <w:rFonts w:ascii="Times New Roman" w:hAnsi="Times New Roman" w:cs="Times New Roman"/>
          <w:sz w:val="26"/>
          <w:szCs w:val="26"/>
          <w:lang w:val="en-US"/>
        </w:rPr>
        <w:t xml:space="preserve">Ta </w:t>
      </w:r>
      <w:proofErr w:type="spellStart"/>
      <w:r>
        <w:rPr>
          <w:rFonts w:ascii="Times New Roman" w:hAnsi="Times New Roman" w:cs="Times New Roman"/>
          <w:sz w:val="26"/>
          <w:szCs w:val="26"/>
          <w:lang w:val="en-US"/>
        </w:rPr>
        <w:t>được</w:t>
      </w:r>
      <w:proofErr w:type="spellEnd"/>
      <w:r>
        <w:rPr>
          <w:rFonts w:ascii="Times New Roman" w:hAnsi="Times New Roman" w:cs="Times New Roman"/>
          <w:sz w:val="26"/>
          <w:szCs w:val="26"/>
          <w:lang w:val="en-US"/>
        </w:rPr>
        <w:t xml:space="preserve"> </w:t>
      </w:r>
      <w:r w:rsidRPr="0063065E">
        <w:rPr>
          <w:rFonts w:ascii="Times New Roman" w:hAnsi="Times New Roman" w:cs="Times New Roman"/>
          <w:sz w:val="26"/>
          <w:szCs w:val="26"/>
        </w:rPr>
        <w:t xml:space="preserve">bảng </w:t>
      </w:r>
      <w:r>
        <w:rPr>
          <w:rFonts w:ascii="Times New Roman" w:hAnsi="Times New Roman" w:cs="Times New Roman"/>
          <w:sz w:val="26"/>
          <w:szCs w:val="26"/>
          <w:lang w:val="en-US"/>
        </w:rPr>
        <w:t>C</w:t>
      </w:r>
      <w:r w:rsidRPr="00485323">
        <w:rPr>
          <w:rFonts w:ascii="Times New Roman" w:hAnsi="Times New Roman" w:cs="Times New Roman"/>
          <w:sz w:val="26"/>
          <w:szCs w:val="26"/>
        </w:rPr>
        <w:t xml:space="preserve">hi </w:t>
      </w:r>
      <w:r>
        <w:rPr>
          <w:rFonts w:ascii="Times New Roman" w:hAnsi="Times New Roman" w:cs="Times New Roman"/>
          <w:sz w:val="26"/>
          <w:szCs w:val="26"/>
          <w:lang w:val="en-US"/>
        </w:rPr>
        <w:t>S</w:t>
      </w:r>
      <w:r w:rsidRPr="00485323">
        <w:rPr>
          <w:rFonts w:ascii="Times New Roman" w:hAnsi="Times New Roman" w:cs="Times New Roman"/>
          <w:sz w:val="26"/>
          <w:szCs w:val="26"/>
        </w:rPr>
        <w:t xml:space="preserve">quare </w:t>
      </w:r>
      <w:r>
        <w:rPr>
          <w:rFonts w:ascii="Times New Roman" w:hAnsi="Times New Roman" w:cs="Times New Roman"/>
          <w:sz w:val="26"/>
          <w:szCs w:val="26"/>
          <w:lang w:val="en-US"/>
        </w:rPr>
        <w:t>S</w:t>
      </w:r>
      <w:r w:rsidRPr="00485323">
        <w:rPr>
          <w:rFonts w:ascii="Times New Roman" w:hAnsi="Times New Roman" w:cs="Times New Roman"/>
          <w:sz w:val="26"/>
          <w:szCs w:val="26"/>
        </w:rPr>
        <w:t>tatistic</w:t>
      </w:r>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như</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hình</w:t>
      </w:r>
      <w:proofErr w:type="spellEnd"/>
      <w:r>
        <w:rPr>
          <w:rFonts w:ascii="Times New Roman" w:hAnsi="Times New Roman" w:cs="Times New Roman"/>
          <w:sz w:val="26"/>
          <w:szCs w:val="26"/>
          <w:lang w:val="en-US"/>
        </w:rPr>
        <w:t>:</w:t>
      </w:r>
    </w:p>
    <w:p w14:paraId="14AB2D8A" w14:textId="2012364F" w:rsidR="00C95B7E" w:rsidRDefault="006A78B6" w:rsidP="006A78B6">
      <w:pPr>
        <w:spacing w:line="360" w:lineRule="auto"/>
        <w:rPr>
          <w:rFonts w:ascii="Times New Roman" w:hAnsi="Times New Roman" w:cs="Times New Roman"/>
          <w:b/>
          <w:bCs/>
          <w:sz w:val="26"/>
          <w:szCs w:val="26"/>
          <w:lang w:val="en-US"/>
        </w:rPr>
      </w:pPr>
      <w:r>
        <w:rPr>
          <w:rFonts w:ascii="Times New Roman" w:hAnsi="Times New Roman" w:cs="Times New Roman"/>
          <w:b/>
          <w:bCs/>
          <w:sz w:val="26"/>
          <w:szCs w:val="26"/>
          <w:lang w:val="en-US"/>
        </w:rPr>
        <w:tab/>
      </w:r>
      <w:r w:rsidR="00C95B7E" w:rsidRPr="00C95B7E">
        <w:rPr>
          <w:rFonts w:ascii="Times New Roman" w:hAnsi="Times New Roman" w:cs="Times New Roman"/>
          <w:b/>
          <w:bCs/>
          <w:noProof/>
          <w:sz w:val="26"/>
          <w:szCs w:val="26"/>
          <w:lang w:val="en-US"/>
        </w:rPr>
        <w:drawing>
          <wp:inline distT="0" distB="0" distL="0" distR="0" wp14:anchorId="13A09DA2" wp14:editId="13CC12B1">
            <wp:extent cx="5334744" cy="1228896"/>
            <wp:effectExtent l="0" t="0" r="0" b="9525"/>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59"/>
                    <a:stretch>
                      <a:fillRect/>
                    </a:stretch>
                  </pic:blipFill>
                  <pic:spPr>
                    <a:xfrm>
                      <a:off x="0" y="0"/>
                      <a:ext cx="5334744" cy="1228896"/>
                    </a:xfrm>
                    <a:prstGeom prst="rect">
                      <a:avLst/>
                    </a:prstGeom>
                  </pic:spPr>
                </pic:pic>
              </a:graphicData>
            </a:graphic>
          </wp:inline>
        </w:drawing>
      </w:r>
    </w:p>
    <w:p w14:paraId="73639357" w14:textId="22B59464" w:rsidR="006E3325" w:rsidRPr="006E3325" w:rsidRDefault="00DA02B9" w:rsidP="009E7C51">
      <w:pPr>
        <w:pStyle w:val="ListParagraph"/>
        <w:numPr>
          <w:ilvl w:val="0"/>
          <w:numId w:val="11"/>
        </w:numPr>
        <w:spacing w:line="360" w:lineRule="auto"/>
        <w:rPr>
          <w:rFonts w:ascii="Times New Roman" w:hAnsi="Times New Roman" w:cs="Times New Roman"/>
          <w:b/>
          <w:bCs/>
          <w:sz w:val="26"/>
          <w:szCs w:val="26"/>
        </w:rPr>
      </w:pPr>
      <w:r>
        <w:rPr>
          <w:rFonts w:ascii="Times New Roman" w:hAnsi="Times New Roman" w:cs="Times New Roman"/>
          <w:b/>
          <w:bCs/>
          <w:sz w:val="26"/>
          <w:szCs w:val="26"/>
        </w:rPr>
        <w:t>χ</w:t>
      </w:r>
      <w:proofErr w:type="gramStart"/>
      <w:r w:rsidRPr="00DA02B9">
        <w:rPr>
          <w:rFonts w:ascii="Times New Roman" w:hAnsi="Times New Roman" w:cs="Times New Roman"/>
          <w:b/>
          <w:bCs/>
          <w:sz w:val="26"/>
          <w:szCs w:val="26"/>
          <w:vertAlign w:val="superscript"/>
        </w:rPr>
        <w:t>2</w:t>
      </w:r>
      <w:r>
        <w:rPr>
          <w:rFonts w:ascii="Times New Roman" w:hAnsi="Times New Roman" w:cs="Times New Roman"/>
          <w:b/>
          <w:bCs/>
          <w:sz w:val="26"/>
          <w:szCs w:val="26"/>
        </w:rPr>
        <w:t xml:space="preserve">  =</w:t>
      </w:r>
      <w:proofErr w:type="gramEnd"/>
      <w:r>
        <w:rPr>
          <w:rFonts w:ascii="Times New Roman" w:hAnsi="Times New Roman" w:cs="Times New Roman"/>
          <w:b/>
          <w:bCs/>
          <w:sz w:val="26"/>
          <w:szCs w:val="26"/>
        </w:rPr>
        <w:t xml:space="preserve"> 6.</w:t>
      </w:r>
      <w:r w:rsidR="00A149CF">
        <w:rPr>
          <w:rFonts w:ascii="Times New Roman" w:hAnsi="Times New Roman" w:cs="Times New Roman"/>
          <w:b/>
          <w:bCs/>
          <w:sz w:val="26"/>
          <w:szCs w:val="26"/>
        </w:rPr>
        <w:t>492</w:t>
      </w:r>
    </w:p>
    <w:p w14:paraId="0524EFAC" w14:textId="7AC2C1DB" w:rsidR="00E20325" w:rsidRDefault="00E20325" w:rsidP="006A78B6">
      <w:pPr>
        <w:spacing w:line="360" w:lineRule="auto"/>
        <w:rPr>
          <w:rFonts w:ascii="Times New Roman" w:hAnsi="Times New Roman" w:cs="Times New Roman"/>
          <w:sz w:val="26"/>
          <w:szCs w:val="26"/>
          <w:lang w:val="en-US"/>
        </w:rPr>
      </w:pPr>
      <w:r>
        <w:rPr>
          <w:rFonts w:ascii="Times New Roman" w:hAnsi="Times New Roman" w:cs="Times New Roman"/>
          <w:b/>
          <w:bCs/>
          <w:sz w:val="26"/>
          <w:szCs w:val="26"/>
          <w:lang w:val="en-US"/>
        </w:rPr>
        <w:tab/>
      </w:r>
      <w:proofErr w:type="spellStart"/>
      <w:r>
        <w:rPr>
          <w:rFonts w:ascii="Times New Roman" w:hAnsi="Times New Roman" w:cs="Times New Roman"/>
          <w:sz w:val="26"/>
          <w:szCs w:val="26"/>
          <w:lang w:val="en-US"/>
        </w:rPr>
        <w:t>Sử</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dụng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hàm</w:t>
      </w:r>
      <w:proofErr w:type="spellEnd"/>
      <w:r>
        <w:rPr>
          <w:rFonts w:ascii="Times New Roman" w:hAnsi="Times New Roman" w:cs="Times New Roman"/>
          <w:sz w:val="26"/>
          <w:szCs w:val="26"/>
          <w:lang w:val="en-US"/>
        </w:rPr>
        <w:t xml:space="preserve"> </w:t>
      </w:r>
      <w:r w:rsidR="00DD4DB1" w:rsidRPr="00DD4DB1">
        <w:rPr>
          <w:rFonts w:ascii="Times New Roman" w:hAnsi="Times New Roman" w:cs="Times New Roman"/>
          <w:sz w:val="26"/>
          <w:szCs w:val="26"/>
          <w:lang w:val="en-US"/>
        </w:rPr>
        <w:t>CHISQ.INV.RT(</w:t>
      </w:r>
      <w:r w:rsidR="00460711" w:rsidRPr="00DD4DB1">
        <w:rPr>
          <w:rFonts w:ascii="Times New Roman" w:hAnsi="Times New Roman" w:cs="Times New Roman"/>
          <w:sz w:val="26"/>
          <w:szCs w:val="26"/>
          <w:lang w:val="en-US"/>
        </w:rPr>
        <w:t xml:space="preserve">α, </w:t>
      </w:r>
      <w:proofErr w:type="spellStart"/>
      <w:r w:rsidR="00460711" w:rsidRPr="00DD4DB1">
        <w:rPr>
          <w:rFonts w:ascii="Times New Roman" w:hAnsi="Times New Roman" w:cs="Times New Roman"/>
          <w:sz w:val="26"/>
          <w:szCs w:val="26"/>
          <w:lang w:val="en-US"/>
        </w:rPr>
        <w:t>df</w:t>
      </w:r>
      <w:proofErr w:type="spellEnd"/>
      <w:r w:rsidR="00DD4DB1" w:rsidRPr="00DD4DB1">
        <w:rPr>
          <w:rFonts w:ascii="Times New Roman" w:hAnsi="Times New Roman" w:cs="Times New Roman"/>
          <w:sz w:val="26"/>
          <w:szCs w:val="26"/>
          <w:lang w:val="en-US"/>
        </w:rPr>
        <w:t xml:space="preserve">) </w:t>
      </w:r>
      <w:proofErr w:type="spellStart"/>
      <w:r w:rsidR="00DD4DB1">
        <w:rPr>
          <w:rFonts w:ascii="Times New Roman" w:hAnsi="Times New Roman" w:cs="Times New Roman"/>
          <w:sz w:val="26"/>
          <w:szCs w:val="26"/>
          <w:lang w:val="en-US"/>
        </w:rPr>
        <w:t>để</w:t>
      </w:r>
      <w:proofErr w:type="spellEnd"/>
      <w:r w:rsidR="00DD4DB1">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tính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giá</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trị</w:t>
      </w:r>
      <w:proofErr w:type="spellEnd"/>
      <w:r>
        <w:rPr>
          <w:rFonts w:ascii="Times New Roman" w:hAnsi="Times New Roman" w:cs="Times New Roman"/>
          <w:sz w:val="26"/>
          <w:szCs w:val="26"/>
          <w:lang w:val="en-US"/>
        </w:rPr>
        <w:t xml:space="preserve"> </w:t>
      </w:r>
      <w:r w:rsidRPr="00E20325">
        <w:rPr>
          <w:rFonts w:ascii="Times New Roman" w:hAnsi="Times New Roman" w:cs="Times New Roman"/>
          <w:sz w:val="26"/>
          <w:szCs w:val="26"/>
          <w:lang w:val="en-US"/>
        </w:rPr>
        <w:t>Critical Value</w:t>
      </w:r>
    </w:p>
    <w:p w14:paraId="003F9848" w14:textId="3281C5F1" w:rsidR="00DD4DB1" w:rsidRDefault="00DD4DB1" w:rsidP="006A78B6">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ab/>
      </w:r>
      <w:proofErr w:type="spellStart"/>
      <w:r>
        <w:rPr>
          <w:rFonts w:ascii="Times New Roman" w:hAnsi="Times New Roman" w:cs="Times New Roman"/>
          <w:sz w:val="26"/>
          <w:szCs w:val="26"/>
          <w:lang w:val="en-US"/>
        </w:rPr>
        <w:t>Với</w:t>
      </w:r>
      <w:proofErr w:type="spellEnd"/>
      <w:r>
        <w:rPr>
          <w:rFonts w:ascii="Times New Roman" w:hAnsi="Times New Roman" w:cs="Times New Roman"/>
          <w:sz w:val="26"/>
          <w:szCs w:val="26"/>
          <w:lang w:val="en-US"/>
        </w:rPr>
        <w:t xml:space="preserve"> </w:t>
      </w:r>
      <w:r w:rsidR="00605288">
        <w:rPr>
          <w:rFonts w:ascii="Times New Roman" w:hAnsi="Times New Roman" w:cs="Times New Roman"/>
          <w:sz w:val="26"/>
          <w:szCs w:val="26"/>
          <w:lang w:val="en-US"/>
        </w:rPr>
        <w:tab/>
      </w:r>
      <w:r>
        <w:rPr>
          <w:rFonts w:ascii="Times New Roman" w:hAnsi="Times New Roman" w:cs="Times New Roman"/>
          <w:sz w:val="26"/>
          <w:szCs w:val="26"/>
          <w:lang w:val="en-US"/>
        </w:rPr>
        <w:t xml:space="preserve">α: </w:t>
      </w:r>
      <w:proofErr w:type="spellStart"/>
      <w:r>
        <w:rPr>
          <w:rFonts w:ascii="Times New Roman" w:hAnsi="Times New Roman" w:cs="Times New Roman"/>
          <w:sz w:val="26"/>
          <w:szCs w:val="26"/>
          <w:lang w:val="en-US"/>
        </w:rPr>
        <w:t>mức</w:t>
      </w:r>
      <w:proofErr w:type="spellEnd"/>
      <w:r>
        <w:rPr>
          <w:rFonts w:ascii="Times New Roman" w:hAnsi="Times New Roman" w:cs="Times New Roman"/>
          <w:sz w:val="26"/>
          <w:szCs w:val="26"/>
          <w:lang w:val="en-US"/>
        </w:rPr>
        <w:t xml:space="preserve"> ý </w:t>
      </w:r>
      <w:proofErr w:type="spellStart"/>
      <w:r>
        <w:rPr>
          <w:rFonts w:ascii="Times New Roman" w:hAnsi="Times New Roman" w:cs="Times New Roman"/>
          <w:sz w:val="26"/>
          <w:szCs w:val="26"/>
          <w:lang w:val="en-US"/>
        </w:rPr>
        <w:t>nghĩa</w:t>
      </w:r>
      <w:proofErr w:type="spellEnd"/>
      <w:r>
        <w:rPr>
          <w:rFonts w:ascii="Times New Roman" w:hAnsi="Times New Roman" w:cs="Times New Roman"/>
          <w:sz w:val="26"/>
          <w:szCs w:val="26"/>
          <w:lang w:val="en-US"/>
        </w:rPr>
        <w:t xml:space="preserve"> </w:t>
      </w:r>
      <w:proofErr w:type="spellStart"/>
      <w:r w:rsidR="00C048BE">
        <w:rPr>
          <w:rFonts w:ascii="Times New Roman" w:hAnsi="Times New Roman" w:cs="Times New Roman"/>
          <w:sz w:val="26"/>
          <w:szCs w:val="26"/>
          <w:lang w:val="en-US"/>
        </w:rPr>
        <w:t>bằng</w:t>
      </w:r>
      <w:proofErr w:type="spellEnd"/>
      <w:r w:rsidR="00C048BE">
        <w:rPr>
          <w:rFonts w:ascii="Times New Roman" w:hAnsi="Times New Roman" w:cs="Times New Roman"/>
          <w:sz w:val="26"/>
          <w:szCs w:val="26"/>
          <w:lang w:val="en-US"/>
        </w:rPr>
        <w:t xml:space="preserve"> 0.05</w:t>
      </w:r>
    </w:p>
    <w:p w14:paraId="2BFB159C" w14:textId="33C74684" w:rsidR="00C95B7E" w:rsidRDefault="00605288" w:rsidP="006A78B6">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proofErr w:type="spellStart"/>
      <w:r>
        <w:rPr>
          <w:rFonts w:ascii="Times New Roman" w:hAnsi="Times New Roman" w:cs="Times New Roman"/>
          <w:sz w:val="26"/>
          <w:szCs w:val="26"/>
          <w:lang w:val="en-US"/>
        </w:rPr>
        <w:t>df</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bậc</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tự</w:t>
      </w:r>
      <w:proofErr w:type="spellEnd"/>
      <w:r>
        <w:rPr>
          <w:rFonts w:ascii="Times New Roman" w:hAnsi="Times New Roman" w:cs="Times New Roman"/>
          <w:sz w:val="26"/>
          <w:szCs w:val="26"/>
          <w:lang w:val="en-US"/>
        </w:rPr>
        <w:t xml:space="preserve"> do </w:t>
      </w:r>
    </w:p>
    <w:p w14:paraId="20E71E9C" w14:textId="6C2CA82D" w:rsidR="00F424F2" w:rsidRDefault="00F424F2" w:rsidP="00F424F2">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ab/>
        <w:t xml:space="preserve">Ta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w:t>
      </w:r>
      <w:r>
        <w:rPr>
          <w:rFonts w:ascii="Times New Roman" w:hAnsi="Times New Roman" w:cs="Times New Roman"/>
          <w:sz w:val="26"/>
          <w:szCs w:val="26"/>
          <w:lang w:val="en-US"/>
        </w:rPr>
        <w:tab/>
      </w:r>
      <w:proofErr w:type="spellStart"/>
      <w:r w:rsidRPr="00F424F2">
        <w:rPr>
          <w:rFonts w:ascii="Times New Roman" w:hAnsi="Times New Roman" w:cs="Times New Roman"/>
          <w:sz w:val="26"/>
          <w:szCs w:val="26"/>
          <w:lang w:val="en-US"/>
        </w:rPr>
        <w:t>df</w:t>
      </w:r>
      <w:proofErr w:type="spellEnd"/>
      <w:r w:rsidRPr="00F424F2">
        <w:rPr>
          <w:rFonts w:ascii="Times New Roman" w:hAnsi="Times New Roman" w:cs="Times New Roman"/>
          <w:sz w:val="26"/>
          <w:szCs w:val="26"/>
          <w:lang w:val="en-US"/>
        </w:rPr>
        <w:t xml:space="preserve"> = (r - </w:t>
      </w:r>
      <w:proofErr w:type="gramStart"/>
      <w:r w:rsidR="004015A4" w:rsidRPr="00F424F2">
        <w:rPr>
          <w:rFonts w:ascii="Times New Roman" w:hAnsi="Times New Roman" w:cs="Times New Roman"/>
          <w:sz w:val="26"/>
          <w:szCs w:val="26"/>
          <w:lang w:val="en-US"/>
        </w:rPr>
        <w:t>1)(</w:t>
      </w:r>
      <w:proofErr w:type="gramEnd"/>
      <w:r w:rsidRPr="00F424F2">
        <w:rPr>
          <w:rFonts w:ascii="Times New Roman" w:hAnsi="Times New Roman" w:cs="Times New Roman"/>
          <w:sz w:val="26"/>
          <w:szCs w:val="26"/>
          <w:lang w:val="en-US"/>
        </w:rPr>
        <w:t>c-1)  = (2 - 1)(3 - 1) = 2</w:t>
      </w:r>
    </w:p>
    <w:p w14:paraId="70B2C19F" w14:textId="1E2B967D" w:rsidR="006C0F44" w:rsidRDefault="006C0F44" w:rsidP="00F424F2">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ab/>
      </w:r>
      <w:r w:rsidRPr="006C0F44">
        <w:rPr>
          <w:rFonts w:ascii="Times New Roman" w:hAnsi="Times New Roman" w:cs="Times New Roman"/>
          <w:noProof/>
          <w:sz w:val="26"/>
          <w:szCs w:val="26"/>
          <w:lang w:val="en-US"/>
        </w:rPr>
        <w:drawing>
          <wp:inline distT="0" distB="0" distL="0" distR="0" wp14:anchorId="0939089D" wp14:editId="6C0C2249">
            <wp:extent cx="3801005" cy="562053"/>
            <wp:effectExtent l="0" t="0" r="9525" b="9525"/>
            <wp:docPr id="60" name="Picture 6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table&#10;&#10;Description automatically generated"/>
                    <pic:cNvPicPr/>
                  </pic:nvPicPr>
                  <pic:blipFill>
                    <a:blip r:embed="rId60"/>
                    <a:stretch>
                      <a:fillRect/>
                    </a:stretch>
                  </pic:blipFill>
                  <pic:spPr>
                    <a:xfrm>
                      <a:off x="0" y="0"/>
                      <a:ext cx="3801005" cy="562053"/>
                    </a:xfrm>
                    <a:prstGeom prst="rect">
                      <a:avLst/>
                    </a:prstGeom>
                  </pic:spPr>
                </pic:pic>
              </a:graphicData>
            </a:graphic>
          </wp:inline>
        </w:drawing>
      </w:r>
    </w:p>
    <w:p w14:paraId="14CE921C" w14:textId="77777777" w:rsidR="00A40143" w:rsidRDefault="00A34230" w:rsidP="009E7C51">
      <w:pPr>
        <w:pStyle w:val="ListParagraph"/>
        <w:numPr>
          <w:ilvl w:val="0"/>
          <w:numId w:val="11"/>
        </w:numPr>
        <w:spacing w:line="360" w:lineRule="auto"/>
        <w:rPr>
          <w:rFonts w:ascii="Times New Roman" w:hAnsi="Times New Roman" w:cs="Times New Roman"/>
          <w:sz w:val="26"/>
          <w:szCs w:val="26"/>
        </w:rPr>
      </w:pPr>
      <w:proofErr w:type="spellStart"/>
      <w:r w:rsidRPr="009621C5">
        <w:rPr>
          <w:rFonts w:ascii="Times New Roman" w:hAnsi="Times New Roman" w:cs="Times New Roman"/>
          <w:sz w:val="26"/>
          <w:szCs w:val="26"/>
        </w:rPr>
        <w:lastRenderedPageBreak/>
        <w:t>Giá</w:t>
      </w:r>
      <w:proofErr w:type="spellEnd"/>
      <w:r w:rsidRPr="009621C5">
        <w:rPr>
          <w:rFonts w:ascii="Times New Roman" w:hAnsi="Times New Roman" w:cs="Times New Roman"/>
          <w:sz w:val="26"/>
          <w:szCs w:val="26"/>
        </w:rPr>
        <w:t xml:space="preserve"> </w:t>
      </w:r>
      <w:proofErr w:type="spellStart"/>
      <w:r w:rsidRPr="009621C5">
        <w:rPr>
          <w:rFonts w:ascii="Times New Roman" w:hAnsi="Times New Roman" w:cs="Times New Roman"/>
          <w:sz w:val="26"/>
          <w:szCs w:val="26"/>
        </w:rPr>
        <w:t>trị</w:t>
      </w:r>
      <w:proofErr w:type="spellEnd"/>
      <w:r w:rsidRPr="009621C5">
        <w:rPr>
          <w:rFonts w:ascii="Times New Roman" w:hAnsi="Times New Roman" w:cs="Times New Roman"/>
          <w:sz w:val="26"/>
          <w:szCs w:val="26"/>
        </w:rPr>
        <w:t xml:space="preserve"> </w:t>
      </w:r>
      <w:r w:rsidRPr="00A40143">
        <w:rPr>
          <w:rFonts w:ascii="Times New Roman" w:hAnsi="Times New Roman" w:cs="Times New Roman"/>
          <w:b/>
          <w:bCs/>
          <w:sz w:val="26"/>
          <w:szCs w:val="26"/>
        </w:rPr>
        <w:t xml:space="preserve">Critical Value = </w:t>
      </w:r>
      <w:r w:rsidR="006F152B" w:rsidRPr="00A40143">
        <w:rPr>
          <w:rFonts w:ascii="Times New Roman" w:hAnsi="Times New Roman" w:cs="Times New Roman"/>
          <w:b/>
          <w:bCs/>
          <w:sz w:val="26"/>
          <w:szCs w:val="26"/>
        </w:rPr>
        <w:t>5.9915</w:t>
      </w:r>
    </w:p>
    <w:p w14:paraId="68CF2AAA" w14:textId="057A9524" w:rsidR="00C95B7E" w:rsidRDefault="00A40143" w:rsidP="009E7C51">
      <w:pPr>
        <w:pStyle w:val="ListParagraph"/>
        <w:numPr>
          <w:ilvl w:val="0"/>
          <w:numId w:val="11"/>
        </w:numPr>
        <w:spacing w:line="360" w:lineRule="auto"/>
        <w:rPr>
          <w:rFonts w:ascii="Times New Roman" w:hAnsi="Times New Roman" w:cs="Times New Roman"/>
          <w:sz w:val="26"/>
          <w:szCs w:val="26"/>
        </w:rPr>
      </w:pPr>
      <w:r w:rsidRPr="00A40143">
        <w:rPr>
          <w:rFonts w:ascii="Times New Roman" w:hAnsi="Times New Roman" w:cs="Times New Roman"/>
          <w:b/>
          <w:bCs/>
          <w:sz w:val="26"/>
          <w:szCs w:val="26"/>
        </w:rPr>
        <w:t>χ</w:t>
      </w:r>
      <w:proofErr w:type="gramStart"/>
      <w:r w:rsidRPr="00A40143">
        <w:rPr>
          <w:rFonts w:ascii="Times New Roman" w:hAnsi="Times New Roman" w:cs="Times New Roman"/>
          <w:b/>
          <w:bCs/>
          <w:sz w:val="26"/>
          <w:szCs w:val="26"/>
          <w:vertAlign w:val="superscript"/>
        </w:rPr>
        <w:t>2</w:t>
      </w:r>
      <w:r w:rsidRPr="00A40143">
        <w:rPr>
          <w:rFonts w:ascii="Times New Roman" w:hAnsi="Times New Roman" w:cs="Times New Roman"/>
          <w:b/>
          <w:bCs/>
          <w:sz w:val="26"/>
          <w:szCs w:val="26"/>
        </w:rPr>
        <w:t xml:space="preserve">  </w:t>
      </w:r>
      <w:r w:rsidR="003F7E81">
        <w:rPr>
          <w:rFonts w:ascii="Times New Roman" w:hAnsi="Times New Roman" w:cs="Times New Roman"/>
          <w:b/>
          <w:bCs/>
          <w:sz w:val="26"/>
          <w:szCs w:val="26"/>
        </w:rPr>
        <w:t>&gt;</w:t>
      </w:r>
      <w:proofErr w:type="gramEnd"/>
      <w:r w:rsidR="003F7E81">
        <w:rPr>
          <w:rFonts w:ascii="Times New Roman" w:hAnsi="Times New Roman" w:cs="Times New Roman"/>
          <w:b/>
          <w:bCs/>
          <w:sz w:val="26"/>
          <w:szCs w:val="26"/>
        </w:rPr>
        <w:t xml:space="preserve"> </w:t>
      </w:r>
      <w:r w:rsidR="003F7E81" w:rsidRPr="00A40143">
        <w:rPr>
          <w:rFonts w:ascii="Times New Roman" w:hAnsi="Times New Roman" w:cs="Times New Roman"/>
          <w:b/>
          <w:bCs/>
          <w:sz w:val="26"/>
          <w:szCs w:val="26"/>
        </w:rPr>
        <w:t>Critical Value</w:t>
      </w:r>
      <w:r w:rsidR="00097CC0">
        <w:rPr>
          <w:rFonts w:ascii="Times New Roman" w:hAnsi="Times New Roman" w:cs="Times New Roman"/>
          <w:b/>
          <w:bCs/>
          <w:sz w:val="26"/>
          <w:szCs w:val="26"/>
        </w:rPr>
        <w:t>.</w:t>
      </w:r>
      <w:r w:rsidR="00097CC0">
        <w:rPr>
          <w:rFonts w:ascii="Times New Roman" w:hAnsi="Times New Roman" w:cs="Times New Roman"/>
          <w:b/>
          <w:bCs/>
          <w:sz w:val="26"/>
          <w:szCs w:val="26"/>
        </w:rPr>
        <w:tab/>
      </w:r>
      <w:proofErr w:type="spellStart"/>
      <w:r w:rsidR="00097CC0" w:rsidRPr="00097CC0">
        <w:rPr>
          <w:rFonts w:ascii="Times New Roman" w:hAnsi="Times New Roman" w:cs="Times New Roman"/>
          <w:sz w:val="26"/>
          <w:szCs w:val="26"/>
        </w:rPr>
        <w:t>Vậy</w:t>
      </w:r>
      <w:proofErr w:type="spellEnd"/>
      <w:r w:rsidR="00097CC0" w:rsidRPr="00097CC0">
        <w:rPr>
          <w:rFonts w:ascii="Times New Roman" w:hAnsi="Times New Roman" w:cs="Times New Roman"/>
          <w:sz w:val="26"/>
          <w:szCs w:val="26"/>
        </w:rPr>
        <w:t xml:space="preserve"> ta </w:t>
      </w:r>
      <w:proofErr w:type="spellStart"/>
      <w:r w:rsidR="00097CC0" w:rsidRPr="00097CC0">
        <w:rPr>
          <w:rFonts w:ascii="Times New Roman" w:hAnsi="Times New Roman" w:cs="Times New Roman"/>
          <w:sz w:val="26"/>
          <w:szCs w:val="26"/>
        </w:rPr>
        <w:t>từ</w:t>
      </w:r>
      <w:proofErr w:type="spellEnd"/>
      <w:r w:rsidR="00097CC0" w:rsidRPr="00097CC0">
        <w:rPr>
          <w:rFonts w:ascii="Times New Roman" w:hAnsi="Times New Roman" w:cs="Times New Roman"/>
          <w:sz w:val="26"/>
          <w:szCs w:val="26"/>
        </w:rPr>
        <w:t xml:space="preserve"> </w:t>
      </w:r>
      <w:proofErr w:type="spellStart"/>
      <w:r w:rsidR="00097CC0" w:rsidRPr="00097CC0">
        <w:rPr>
          <w:rFonts w:ascii="Times New Roman" w:hAnsi="Times New Roman" w:cs="Times New Roman"/>
          <w:sz w:val="26"/>
          <w:szCs w:val="26"/>
        </w:rPr>
        <w:t>chối</w:t>
      </w:r>
      <w:proofErr w:type="spellEnd"/>
      <w:r w:rsidR="00097CC0" w:rsidRPr="00097CC0">
        <w:rPr>
          <w:rFonts w:ascii="Times New Roman" w:hAnsi="Times New Roman" w:cs="Times New Roman"/>
          <w:sz w:val="26"/>
          <w:szCs w:val="26"/>
        </w:rPr>
        <w:t xml:space="preserve"> H0</w:t>
      </w:r>
    </w:p>
    <w:p w14:paraId="1B08B14B" w14:textId="77777777" w:rsidR="00516531" w:rsidRPr="00516531" w:rsidRDefault="00516531" w:rsidP="00516531">
      <w:pPr>
        <w:pStyle w:val="ListParagraph"/>
        <w:spacing w:line="360" w:lineRule="auto"/>
        <w:ind w:left="1080"/>
        <w:rPr>
          <w:rFonts w:ascii="Times New Roman" w:hAnsi="Times New Roman" w:cs="Times New Roman"/>
          <w:sz w:val="26"/>
          <w:szCs w:val="26"/>
        </w:rPr>
      </w:pPr>
    </w:p>
    <w:p w14:paraId="2B632859" w14:textId="77777777" w:rsidR="00885EEB" w:rsidRDefault="00F66E46" w:rsidP="009E7C51">
      <w:pPr>
        <w:pStyle w:val="ListParagraph"/>
        <w:numPr>
          <w:ilvl w:val="1"/>
          <w:numId w:val="2"/>
        </w:numPr>
        <w:spacing w:line="360" w:lineRule="auto"/>
        <w:ind w:left="900" w:hanging="540"/>
        <w:outlineLvl w:val="2"/>
        <w:rPr>
          <w:rFonts w:ascii="Times New Roman" w:hAnsi="Times New Roman" w:cs="Times New Roman"/>
          <w:b/>
          <w:bCs/>
          <w:color w:val="4472C4" w:themeColor="accent1"/>
          <w:sz w:val="28"/>
          <w:szCs w:val="28"/>
        </w:rPr>
      </w:pPr>
      <w:bookmarkStart w:id="13" w:name="_Toc99052347"/>
      <w:proofErr w:type="spellStart"/>
      <w:r w:rsidRPr="00F66E46">
        <w:rPr>
          <w:rFonts w:ascii="Times New Roman" w:hAnsi="Times New Roman" w:cs="Times New Roman"/>
          <w:b/>
          <w:bCs/>
          <w:color w:val="4472C4" w:themeColor="accent1"/>
          <w:sz w:val="28"/>
          <w:szCs w:val="28"/>
        </w:rPr>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R</w:t>
      </w:r>
      <w:bookmarkEnd w:id="13"/>
    </w:p>
    <w:p w14:paraId="0CEA2171" w14:textId="4E7A5598" w:rsidR="0030543F" w:rsidRPr="0030543F" w:rsidRDefault="0030543F" w:rsidP="0030543F">
      <w:pPr>
        <w:rPr>
          <w:rFonts w:ascii="Times New Roman" w:hAnsi="Times New Roman" w:cs="Times New Roman"/>
          <w:sz w:val="28"/>
          <w:szCs w:val="26"/>
        </w:rPr>
      </w:pPr>
      <w:r w:rsidRPr="0030543F">
        <w:rPr>
          <w:rFonts w:ascii="Times New Roman" w:hAnsi="Times New Roman" w:cs="Times New Roman"/>
          <w:sz w:val="28"/>
          <w:szCs w:val="26"/>
        </w:rPr>
        <w:t>Dùng ngôn ngữ R kiểm định Chi Square về tính độc lập của 2 biến định danh với tập tin dữ liệu Energy Drink Survey</w:t>
      </w:r>
    </w:p>
    <w:p w14:paraId="2F7211A6" w14:textId="01D9A5F2" w:rsidR="00C56931" w:rsidRPr="005A04C0" w:rsidRDefault="0030543F" w:rsidP="009E7C51">
      <w:pPr>
        <w:pStyle w:val="ListParagraph"/>
        <w:numPr>
          <w:ilvl w:val="0"/>
          <w:numId w:val="4"/>
        </w:numPr>
        <w:spacing w:line="360" w:lineRule="auto"/>
        <w:rPr>
          <w:rFonts w:ascii="Times New Roman" w:hAnsi="Times New Roman" w:cs="Times New Roman"/>
          <w:sz w:val="26"/>
          <w:szCs w:val="26"/>
          <w:lang w:val="vi-VN"/>
        </w:rPr>
      </w:pPr>
      <w:r w:rsidRPr="005A04C0">
        <w:rPr>
          <w:rFonts w:ascii="Times New Roman" w:hAnsi="Times New Roman" w:cs="Times New Roman"/>
          <w:b/>
          <w:bCs/>
          <w:sz w:val="26"/>
          <w:szCs w:val="26"/>
          <w:lang w:val="vi-VN"/>
        </w:rPr>
        <w:t xml:space="preserve">Kiểm định Chi </w:t>
      </w:r>
      <w:r w:rsidR="00956EB5" w:rsidRPr="005A04C0">
        <w:rPr>
          <w:rFonts w:ascii="Times New Roman" w:hAnsi="Times New Roman" w:cs="Times New Roman"/>
          <w:b/>
          <w:bCs/>
          <w:sz w:val="26"/>
          <w:szCs w:val="26"/>
          <w:lang w:val="vi-VN"/>
        </w:rPr>
        <w:t xml:space="preserve">Square: </w:t>
      </w:r>
      <w:r w:rsidR="00956EB5" w:rsidRPr="005A04C0">
        <w:rPr>
          <w:rFonts w:ascii="Times New Roman" w:hAnsi="Times New Roman" w:cs="Times New Roman"/>
          <w:sz w:val="26"/>
          <w:szCs w:val="26"/>
          <w:lang w:val="vi-VN"/>
        </w:rPr>
        <w:t>kiểm định sự độc lập/</w:t>
      </w:r>
      <w:r w:rsidR="002D21CA" w:rsidRPr="005A04C0">
        <w:rPr>
          <w:rFonts w:ascii="Times New Roman" w:hAnsi="Times New Roman" w:cs="Times New Roman"/>
          <w:sz w:val="26"/>
          <w:szCs w:val="26"/>
          <w:lang w:val="vi-VN"/>
        </w:rPr>
        <w:t>phụ thuộc của hai biến dạng phân loại.</w:t>
      </w:r>
    </w:p>
    <w:p w14:paraId="3C13195B" w14:textId="4AD71F9F" w:rsidR="002D21CA" w:rsidRPr="005A04C0" w:rsidRDefault="002D21CA" w:rsidP="009E7C51">
      <w:pPr>
        <w:pStyle w:val="ListParagraph"/>
        <w:numPr>
          <w:ilvl w:val="0"/>
          <w:numId w:val="4"/>
        </w:numPr>
        <w:spacing w:line="360" w:lineRule="auto"/>
        <w:rPr>
          <w:rFonts w:ascii="Times New Roman" w:hAnsi="Times New Roman" w:cs="Times New Roman"/>
          <w:sz w:val="26"/>
          <w:szCs w:val="26"/>
        </w:rPr>
      </w:pPr>
      <w:proofErr w:type="spellStart"/>
      <w:r w:rsidRPr="005A04C0">
        <w:rPr>
          <w:rFonts w:ascii="Times New Roman" w:hAnsi="Times New Roman" w:cs="Times New Roman"/>
          <w:sz w:val="26"/>
          <w:szCs w:val="26"/>
        </w:rPr>
        <w:t>Phát</w:t>
      </w:r>
      <w:proofErr w:type="spellEnd"/>
      <w:r w:rsidRPr="005A04C0">
        <w:rPr>
          <w:rFonts w:ascii="Times New Roman" w:hAnsi="Times New Roman" w:cs="Times New Roman"/>
          <w:sz w:val="26"/>
          <w:szCs w:val="26"/>
        </w:rPr>
        <w:t xml:space="preserve"> </w:t>
      </w:r>
      <w:proofErr w:type="spellStart"/>
      <w:r w:rsidRPr="005A04C0">
        <w:rPr>
          <w:rFonts w:ascii="Times New Roman" w:hAnsi="Times New Roman" w:cs="Times New Roman"/>
          <w:sz w:val="26"/>
          <w:szCs w:val="26"/>
        </w:rPr>
        <w:t>biểu</w:t>
      </w:r>
      <w:proofErr w:type="spellEnd"/>
      <w:r w:rsidRPr="005A04C0">
        <w:rPr>
          <w:rFonts w:ascii="Times New Roman" w:hAnsi="Times New Roman" w:cs="Times New Roman"/>
          <w:sz w:val="26"/>
          <w:szCs w:val="26"/>
        </w:rPr>
        <w:t xml:space="preserve"> </w:t>
      </w:r>
      <w:proofErr w:type="spellStart"/>
      <w:r w:rsidRPr="005A04C0">
        <w:rPr>
          <w:rFonts w:ascii="Times New Roman" w:hAnsi="Times New Roman" w:cs="Times New Roman"/>
          <w:sz w:val="26"/>
          <w:szCs w:val="26"/>
        </w:rPr>
        <w:t>bài</w:t>
      </w:r>
      <w:proofErr w:type="spellEnd"/>
      <w:r w:rsidRPr="005A04C0">
        <w:rPr>
          <w:rFonts w:ascii="Times New Roman" w:hAnsi="Times New Roman" w:cs="Times New Roman"/>
          <w:sz w:val="26"/>
          <w:szCs w:val="26"/>
        </w:rPr>
        <w:t xml:space="preserve"> </w:t>
      </w:r>
      <w:proofErr w:type="spellStart"/>
      <w:r w:rsidRPr="005A04C0">
        <w:rPr>
          <w:rFonts w:ascii="Times New Roman" w:hAnsi="Times New Roman" w:cs="Times New Roman"/>
          <w:sz w:val="26"/>
          <w:szCs w:val="26"/>
        </w:rPr>
        <w:t>toán</w:t>
      </w:r>
      <w:proofErr w:type="spellEnd"/>
    </w:p>
    <w:p w14:paraId="198DF0C5" w14:textId="486F5C40" w:rsidR="002D21CA" w:rsidRDefault="002D21CA" w:rsidP="005A04C0">
      <w:pPr>
        <w:spacing w:line="360" w:lineRule="auto"/>
        <w:ind w:left="1080"/>
        <w:rPr>
          <w:rFonts w:ascii="Times New Roman" w:hAnsi="Times New Roman" w:cs="Times New Roman"/>
          <w:sz w:val="26"/>
          <w:szCs w:val="26"/>
        </w:rPr>
      </w:pPr>
      <w:r>
        <w:rPr>
          <w:rFonts w:ascii="Times New Roman" w:hAnsi="Times New Roman" w:cs="Times New Roman"/>
          <w:b/>
          <w:bCs/>
          <w:i/>
          <w:iCs/>
          <w:sz w:val="26"/>
          <w:szCs w:val="26"/>
        </w:rPr>
        <w:t xml:space="preserve">H0: </w:t>
      </w:r>
      <w:r>
        <w:rPr>
          <w:rFonts w:ascii="Times New Roman" w:hAnsi="Times New Roman" w:cs="Times New Roman"/>
          <w:sz w:val="26"/>
          <w:szCs w:val="26"/>
        </w:rPr>
        <w:t xml:space="preserve">Hai biến phân loại là </w:t>
      </w:r>
      <w:r w:rsidRPr="002D21CA">
        <w:rPr>
          <w:rFonts w:ascii="Times New Roman" w:hAnsi="Times New Roman" w:cs="Times New Roman"/>
          <w:i/>
          <w:iCs/>
          <w:sz w:val="26"/>
          <w:szCs w:val="26"/>
        </w:rPr>
        <w:t>độc lập</w:t>
      </w:r>
    </w:p>
    <w:p w14:paraId="7FFF9C8B" w14:textId="17CFB10F" w:rsidR="002D21CA" w:rsidRDefault="002D21CA" w:rsidP="005A04C0">
      <w:pPr>
        <w:spacing w:line="360" w:lineRule="auto"/>
        <w:ind w:left="1080"/>
        <w:rPr>
          <w:rFonts w:ascii="Times New Roman" w:hAnsi="Times New Roman" w:cs="Times New Roman"/>
          <w:i/>
          <w:iCs/>
          <w:sz w:val="26"/>
          <w:szCs w:val="26"/>
        </w:rPr>
      </w:pPr>
      <w:r>
        <w:rPr>
          <w:rFonts w:ascii="Times New Roman" w:hAnsi="Times New Roman" w:cs="Times New Roman"/>
          <w:b/>
          <w:bCs/>
          <w:i/>
          <w:iCs/>
          <w:sz w:val="26"/>
          <w:szCs w:val="26"/>
        </w:rPr>
        <w:t xml:space="preserve">H1: </w:t>
      </w:r>
      <w:r>
        <w:rPr>
          <w:rFonts w:ascii="Times New Roman" w:hAnsi="Times New Roman" w:cs="Times New Roman"/>
          <w:sz w:val="26"/>
          <w:szCs w:val="26"/>
        </w:rPr>
        <w:t xml:space="preserve">Hai biến phân loại là </w:t>
      </w:r>
      <w:r w:rsidRPr="002D21CA">
        <w:rPr>
          <w:rFonts w:ascii="Times New Roman" w:hAnsi="Times New Roman" w:cs="Times New Roman"/>
          <w:i/>
          <w:iCs/>
          <w:sz w:val="26"/>
          <w:szCs w:val="26"/>
        </w:rPr>
        <w:t>phụ thuộc</w:t>
      </w:r>
    </w:p>
    <w:p w14:paraId="202053FA" w14:textId="27F05860" w:rsidR="005A04C0" w:rsidRPr="00E94BC2" w:rsidRDefault="009E7C51" w:rsidP="005A4BBD">
      <w:pPr>
        <w:shd w:val="clear" w:color="auto" w:fill="E7E6E6" w:themeFill="background2"/>
        <w:spacing w:line="360" w:lineRule="auto"/>
        <w:jc w:val="center"/>
        <w:rPr>
          <w:rFonts w:ascii="Times New Roman" w:eastAsiaTheme="minorEastAsia" w:hAnsi="Times New Roman" w:cs="Times New Roman"/>
          <w:sz w:val="26"/>
          <w:szCs w:val="26"/>
        </w:rPr>
      </w:pPr>
      <m:oMathPara>
        <m:oMath>
          <m:sSup>
            <m:sSupPr>
              <m:ctrlPr>
                <w:rPr>
                  <w:rFonts w:ascii="Cambria Math" w:hAnsi="Cambria Math" w:cs="Times New Roman"/>
                  <w:i/>
                  <w:sz w:val="26"/>
                  <w:szCs w:val="26"/>
                </w:rPr>
              </m:ctrlPr>
            </m:sSupPr>
            <m:e>
              <m:r>
                <w:rPr>
                  <w:rFonts w:ascii="Cambria Math" w:hAnsi="Cambria Math" w:cs="Times New Roman"/>
                  <w:sz w:val="26"/>
                  <w:szCs w:val="26"/>
                </w:rPr>
                <m:t>x</m:t>
              </m:r>
            </m:e>
            <m:sup>
              <m:r>
                <w:rPr>
                  <w:rFonts w:ascii="Cambria Math" w:hAnsi="Cambria Math" w:cs="Times New Roman"/>
                  <w:sz w:val="26"/>
                  <w:szCs w:val="26"/>
                </w:rPr>
                <m:t>2</m:t>
              </m:r>
            </m:sup>
          </m:sSup>
          <m:r>
            <w:rPr>
              <w:rFonts w:ascii="Cambria Math" w:hAnsi="Cambria Math" w:cs="Times New Roman"/>
              <w:sz w:val="26"/>
              <w:szCs w:val="26"/>
            </w:rPr>
            <m:t>=</m:t>
          </m:r>
          <m:nary>
            <m:naryPr>
              <m:chr m:val="∑"/>
              <m:limLoc m:val="undOvr"/>
              <m:subHide m:val="1"/>
              <m:supHide m:val="1"/>
              <m:ctrlPr>
                <w:rPr>
                  <w:rFonts w:ascii="Cambria Math" w:hAnsi="Cambria Math" w:cs="Times New Roman"/>
                  <w:i/>
                  <w:sz w:val="26"/>
                  <w:szCs w:val="26"/>
                </w:rPr>
              </m:ctrlPr>
            </m:naryPr>
            <m:sub/>
            <m:sup/>
            <m:e>
              <m:f>
                <m:fPr>
                  <m:ctrlPr>
                    <w:rPr>
                      <w:rFonts w:ascii="Cambria Math" w:hAnsi="Cambria Math" w:cs="Times New Roman"/>
                      <w:i/>
                      <w:sz w:val="26"/>
                      <w:szCs w:val="26"/>
                    </w:rPr>
                  </m:ctrlPr>
                </m:fPr>
                <m:num>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0</m:t>
                      </m:r>
                    </m:sub>
                  </m:sSub>
                  <m:r>
                    <w:rPr>
                      <w:rFonts w:ascii="Cambria Math" w:hAnsi="Cambria Math" w:cs="Times New Roman"/>
                      <w:sz w:val="26"/>
                      <w:szCs w:val="26"/>
                    </w:rPr>
                    <m:t>-</m:t>
                  </m:r>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e</m:t>
                          </m:r>
                        </m:sub>
                      </m:sSub>
                      <m:r>
                        <w:rPr>
                          <w:rFonts w:ascii="Cambria Math" w:hAnsi="Cambria Math" w:cs="Times New Roman"/>
                          <w:sz w:val="26"/>
                          <w:szCs w:val="26"/>
                        </w:rPr>
                        <m:t>)</m:t>
                      </m:r>
                    </m:e>
                    <m:sup>
                      <m:r>
                        <w:rPr>
                          <w:rFonts w:ascii="Cambria Math" w:hAnsi="Cambria Math" w:cs="Times New Roman"/>
                          <w:sz w:val="26"/>
                          <w:szCs w:val="26"/>
                        </w:rPr>
                        <m:t>2</m:t>
                      </m:r>
                    </m:sup>
                  </m:sSup>
                </m:num>
                <m:den>
                  <m:sSub>
                    <m:sSubPr>
                      <m:ctrlPr>
                        <w:rPr>
                          <w:rFonts w:ascii="Cambria Math" w:hAnsi="Cambria Math"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e</m:t>
                      </m:r>
                    </m:sub>
                  </m:sSub>
                </m:den>
              </m:f>
            </m:e>
          </m:nary>
        </m:oMath>
      </m:oMathPara>
    </w:p>
    <w:p w14:paraId="68400E23" w14:textId="77777777" w:rsidR="00E94BC2" w:rsidRDefault="00E94BC2" w:rsidP="00E94BC2">
      <w:pPr>
        <w:shd w:val="clear" w:color="auto" w:fill="FFFFFF" w:themeFill="background1"/>
        <w:spacing w:line="360" w:lineRule="auto"/>
        <w:rPr>
          <w:rFonts w:ascii="Times New Roman" w:eastAsiaTheme="minorEastAsia" w:hAnsi="Times New Roman" w:cs="Times New Roman"/>
          <w:sz w:val="26"/>
          <w:szCs w:val="26"/>
        </w:rPr>
      </w:pPr>
    </w:p>
    <w:p w14:paraId="70BCDBC2" w14:textId="349A6468" w:rsidR="002352F0" w:rsidRPr="002352F0" w:rsidRDefault="002352F0" w:rsidP="002352F0">
      <w:pPr>
        <w:shd w:val="clear" w:color="auto" w:fill="FFFFFF" w:themeFill="background1"/>
        <w:spacing w:line="360" w:lineRule="auto"/>
        <w:rPr>
          <w:rFonts w:ascii="Times New Roman" w:hAnsi="Times New Roman" w:cs="Times New Roman"/>
          <w:sz w:val="26"/>
          <w:szCs w:val="26"/>
        </w:rPr>
      </w:pPr>
      <w:r w:rsidRPr="002352F0">
        <w:rPr>
          <w:rFonts w:ascii="Times New Roman" w:hAnsi="Times New Roman" w:cs="Times New Roman"/>
          <w:sz w:val="26"/>
          <w:szCs w:val="26"/>
        </w:rPr>
        <w:t xml:space="preserve">Sử dụng hàm </w:t>
      </w:r>
      <w:r w:rsidR="00DC7FD3">
        <w:rPr>
          <w:rFonts w:ascii="Times New Roman" w:hAnsi="Times New Roman" w:cs="Times New Roman"/>
          <w:b/>
          <w:bCs/>
          <w:sz w:val="26"/>
          <w:szCs w:val="26"/>
        </w:rPr>
        <w:t>table (</w:t>
      </w:r>
      <w:r w:rsidR="00DC7FD3">
        <w:rPr>
          <w:rFonts w:ascii="Times New Roman" w:hAnsi="Times New Roman" w:cs="Times New Roman"/>
          <w:i/>
          <w:iCs/>
          <w:sz w:val="26"/>
          <w:szCs w:val="26"/>
        </w:rPr>
        <w:t>group1, group2) và</w:t>
      </w:r>
      <w:r w:rsidRPr="002352F0">
        <w:rPr>
          <w:rFonts w:ascii="Times New Roman" w:hAnsi="Times New Roman" w:cs="Times New Roman"/>
          <w:sz w:val="26"/>
          <w:szCs w:val="26"/>
        </w:rPr>
        <w:t xml:space="preserve"> </w:t>
      </w:r>
      <w:r>
        <w:rPr>
          <w:rFonts w:ascii="Times New Roman" w:hAnsi="Times New Roman" w:cs="Times New Roman"/>
          <w:b/>
          <w:bCs/>
          <w:sz w:val="26"/>
          <w:szCs w:val="26"/>
        </w:rPr>
        <w:t>chisq.test(</w:t>
      </w:r>
      <w:r w:rsidR="00D40E3D">
        <w:rPr>
          <w:rFonts w:ascii="Times New Roman" w:hAnsi="Times New Roman" w:cs="Times New Roman"/>
          <w:b/>
          <w:bCs/>
          <w:sz w:val="26"/>
          <w:szCs w:val="26"/>
        </w:rPr>
        <w:t xml:space="preserve"> </w:t>
      </w:r>
      <w:r w:rsidR="00E266B8">
        <w:rPr>
          <w:rFonts w:ascii="Times New Roman" w:hAnsi="Times New Roman" w:cs="Times New Roman"/>
          <w:i/>
          <w:iCs/>
          <w:sz w:val="26"/>
          <w:szCs w:val="26"/>
        </w:rPr>
        <w:t>tb</w:t>
      </w:r>
      <w:r w:rsidR="00D40E3D">
        <w:rPr>
          <w:rFonts w:ascii="Times New Roman" w:hAnsi="Times New Roman" w:cs="Times New Roman"/>
          <w:i/>
          <w:iCs/>
          <w:sz w:val="26"/>
          <w:szCs w:val="26"/>
        </w:rPr>
        <w:t xml:space="preserve"> </w:t>
      </w:r>
      <w:r>
        <w:rPr>
          <w:rFonts w:ascii="Times New Roman" w:hAnsi="Times New Roman" w:cs="Times New Roman"/>
          <w:b/>
          <w:bCs/>
          <w:sz w:val="26"/>
          <w:szCs w:val="26"/>
        </w:rPr>
        <w:t xml:space="preserve">), </w:t>
      </w:r>
      <w:r w:rsidRPr="002352F0">
        <w:rPr>
          <w:rFonts w:ascii="Times New Roman" w:hAnsi="Times New Roman" w:cs="Times New Roman"/>
          <w:sz w:val="26"/>
          <w:szCs w:val="26"/>
        </w:rPr>
        <w:t xml:space="preserve">cần cài đặt package </w:t>
      </w:r>
      <w:r>
        <w:rPr>
          <w:rFonts w:ascii="Times New Roman" w:hAnsi="Times New Roman" w:cs="Times New Roman"/>
          <w:i/>
          <w:iCs/>
          <w:sz w:val="26"/>
          <w:szCs w:val="26"/>
        </w:rPr>
        <w:t>MASS</w:t>
      </w:r>
      <w:r w:rsidRPr="002352F0">
        <w:rPr>
          <w:rFonts w:ascii="Times New Roman" w:hAnsi="Times New Roman" w:cs="Times New Roman"/>
          <w:sz w:val="26"/>
          <w:szCs w:val="26"/>
        </w:rPr>
        <w:t xml:space="preserve"> và require để sử dụng hàm. </w:t>
      </w:r>
    </w:p>
    <w:p w14:paraId="1847928C" w14:textId="77777777" w:rsidR="002352F0" w:rsidRDefault="002352F0" w:rsidP="002352F0">
      <w:pPr>
        <w:pStyle w:val="ListParagraph"/>
        <w:shd w:val="clear" w:color="auto" w:fill="FFFFFF" w:themeFill="background1"/>
        <w:spacing w:line="360" w:lineRule="auto"/>
        <w:ind w:left="0"/>
        <w:rPr>
          <w:rFonts w:ascii="Times New Roman" w:hAnsi="Times New Roman" w:cs="Times New Roman"/>
          <w:b/>
          <w:bCs/>
          <w:i/>
          <w:iCs/>
          <w:sz w:val="26"/>
          <w:szCs w:val="26"/>
        </w:rPr>
      </w:pPr>
      <w:proofErr w:type="spellStart"/>
      <w:r w:rsidRPr="00957994">
        <w:rPr>
          <w:rFonts w:ascii="Times New Roman" w:hAnsi="Times New Roman" w:cs="Times New Roman"/>
          <w:b/>
          <w:bCs/>
          <w:i/>
          <w:iCs/>
          <w:sz w:val="26"/>
          <w:szCs w:val="26"/>
        </w:rPr>
        <w:t>Kết</w:t>
      </w:r>
      <w:proofErr w:type="spellEnd"/>
      <w:r w:rsidRPr="00957994">
        <w:rPr>
          <w:rFonts w:ascii="Times New Roman" w:hAnsi="Times New Roman" w:cs="Times New Roman"/>
          <w:b/>
          <w:bCs/>
          <w:i/>
          <w:iCs/>
          <w:sz w:val="26"/>
          <w:szCs w:val="26"/>
        </w:rPr>
        <w:t xml:space="preserve"> </w:t>
      </w:r>
      <w:proofErr w:type="spellStart"/>
      <w:r w:rsidRPr="00957994">
        <w:rPr>
          <w:rFonts w:ascii="Times New Roman" w:hAnsi="Times New Roman" w:cs="Times New Roman"/>
          <w:b/>
          <w:bCs/>
          <w:i/>
          <w:iCs/>
          <w:sz w:val="26"/>
          <w:szCs w:val="26"/>
        </w:rPr>
        <w:t>quả</w:t>
      </w:r>
      <w:proofErr w:type="spellEnd"/>
      <w:r w:rsidRPr="00957994">
        <w:rPr>
          <w:rFonts w:ascii="Times New Roman" w:hAnsi="Times New Roman" w:cs="Times New Roman"/>
          <w:b/>
          <w:bCs/>
          <w:i/>
          <w:iCs/>
          <w:sz w:val="26"/>
          <w:szCs w:val="26"/>
        </w:rPr>
        <w:t xml:space="preserve">: </w:t>
      </w:r>
    </w:p>
    <w:p w14:paraId="0E3C90AF" w14:textId="633D588D" w:rsidR="00745A32" w:rsidRDefault="00745A32" w:rsidP="002352F0">
      <w:pPr>
        <w:pStyle w:val="ListParagraph"/>
        <w:shd w:val="clear" w:color="auto" w:fill="FFFFFF" w:themeFill="background1"/>
        <w:spacing w:line="360" w:lineRule="auto"/>
        <w:ind w:left="0"/>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9074156" wp14:editId="44EC9C42">
            <wp:extent cx="5664200" cy="15621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64200" cy="1562100"/>
                    </a:xfrm>
                    <a:prstGeom prst="rect">
                      <a:avLst/>
                    </a:prstGeom>
                    <a:noFill/>
                    <a:ln>
                      <a:noFill/>
                    </a:ln>
                  </pic:spPr>
                </pic:pic>
              </a:graphicData>
            </a:graphic>
          </wp:inline>
        </w:drawing>
      </w:r>
    </w:p>
    <w:p w14:paraId="5184F114" w14:textId="77777777" w:rsidR="008868CF" w:rsidRPr="008208DC" w:rsidRDefault="008868CF" w:rsidP="009E7C51">
      <w:pPr>
        <w:pStyle w:val="ListParagraph"/>
        <w:numPr>
          <w:ilvl w:val="0"/>
          <w:numId w:val="16"/>
        </w:numPr>
        <w:tabs>
          <w:tab w:val="left" w:pos="1620"/>
        </w:tabs>
        <w:spacing w:line="360" w:lineRule="auto"/>
        <w:rPr>
          <w:rFonts w:ascii="Times New Roman" w:hAnsi="Times New Roman" w:cs="Times New Roman"/>
          <w:sz w:val="26"/>
          <w:szCs w:val="26"/>
          <w:lang w:val="vi-VN"/>
        </w:rPr>
      </w:pPr>
      <w:r w:rsidRPr="008208DC">
        <w:rPr>
          <w:color w:val="000000"/>
          <w:sz w:val="26"/>
          <w:szCs w:val="26"/>
          <w:lang w:val="vi-VN"/>
        </w:rPr>
        <w:t xml:space="preserve">Sử dụng hàm </w:t>
      </w:r>
      <w:r w:rsidRPr="008208DC">
        <w:rPr>
          <w:b/>
          <w:bCs/>
          <w:i/>
          <w:iCs/>
          <w:color w:val="000000"/>
          <w:sz w:val="26"/>
          <w:szCs w:val="26"/>
          <w:lang w:val="vi-VN"/>
        </w:rPr>
        <w:t>qchisq</w:t>
      </w:r>
      <w:r w:rsidRPr="008208DC">
        <w:rPr>
          <w:color w:val="000000"/>
          <w:sz w:val="26"/>
          <w:szCs w:val="26"/>
          <w:lang w:val="vi-VN"/>
        </w:rPr>
        <w:t xml:space="preserve"> để tính Critical-value cho bảng dữ liệu:</w:t>
      </w:r>
    </w:p>
    <w:p w14:paraId="03222F80" w14:textId="31E1CEE2" w:rsidR="008868CF" w:rsidRPr="008868CF" w:rsidRDefault="005A6F2E" w:rsidP="002352F0">
      <w:pPr>
        <w:pStyle w:val="ListParagraph"/>
        <w:shd w:val="clear" w:color="auto" w:fill="FFFFFF" w:themeFill="background1"/>
        <w:spacing w:line="360" w:lineRule="auto"/>
        <w:ind w:left="0"/>
        <w:rPr>
          <w:rFonts w:ascii="Times New Roman" w:hAnsi="Times New Roman" w:cs="Times New Roman"/>
          <w:b/>
          <w:bCs/>
          <w:sz w:val="26"/>
          <w:szCs w:val="26"/>
          <w:lang w:val="vi-VN"/>
        </w:rPr>
      </w:pPr>
      <w:r>
        <w:rPr>
          <w:rFonts w:ascii="Times New Roman" w:hAnsi="Times New Roman" w:cs="Times New Roman"/>
          <w:b/>
          <w:bCs/>
          <w:noProof/>
          <w:sz w:val="26"/>
          <w:szCs w:val="26"/>
          <w:lang w:val="vi-VN"/>
        </w:rPr>
        <w:drawing>
          <wp:inline distT="0" distB="0" distL="0" distR="0" wp14:anchorId="5C19934A" wp14:editId="038C2130">
            <wp:extent cx="4845050" cy="482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845050" cy="482600"/>
                    </a:xfrm>
                    <a:prstGeom prst="rect">
                      <a:avLst/>
                    </a:prstGeom>
                    <a:noFill/>
                    <a:ln>
                      <a:noFill/>
                    </a:ln>
                  </pic:spPr>
                </pic:pic>
              </a:graphicData>
            </a:graphic>
          </wp:inline>
        </w:drawing>
      </w:r>
    </w:p>
    <w:p w14:paraId="616F0017" w14:textId="47A20041" w:rsidR="00745A32" w:rsidRPr="005A6F2E" w:rsidRDefault="00F23621" w:rsidP="009E7C51">
      <w:pPr>
        <w:pStyle w:val="ListParagraph"/>
        <w:numPr>
          <w:ilvl w:val="1"/>
          <w:numId w:val="8"/>
        </w:numPr>
        <w:shd w:val="clear" w:color="auto" w:fill="FFFFFF" w:themeFill="background1"/>
        <w:spacing w:line="360" w:lineRule="auto"/>
        <w:rPr>
          <w:rFonts w:ascii="Times New Roman" w:hAnsi="Times New Roman" w:cs="Times New Roman"/>
          <w:b/>
          <w:bCs/>
          <w:sz w:val="26"/>
          <w:szCs w:val="26"/>
          <w:lang w:val="vi-VN"/>
        </w:rPr>
      </w:pPr>
      <w:r w:rsidRPr="005A6F2E">
        <w:rPr>
          <w:rFonts w:ascii="Times New Roman" w:hAnsi="Times New Roman" w:cs="Times New Roman"/>
          <w:sz w:val="26"/>
          <w:szCs w:val="26"/>
          <w:lang w:val="vi-VN"/>
        </w:rPr>
        <w:lastRenderedPageBreak/>
        <w:t>Bác</w:t>
      </w:r>
      <w:r>
        <w:rPr>
          <w:rFonts w:ascii="Times New Roman" w:hAnsi="Times New Roman" w:cs="Times New Roman"/>
          <w:sz w:val="26"/>
          <w:szCs w:val="26"/>
          <w:lang w:val="vi-VN"/>
        </w:rPr>
        <w:t xml:space="preserve"> bỏ giả thuyết H0 vì P = 0.03892 &lt; 0.05</w:t>
      </w:r>
    </w:p>
    <w:p w14:paraId="009E6421" w14:textId="72A2D564" w:rsidR="00F66E46" w:rsidRDefault="00F66E46" w:rsidP="009E7C51">
      <w:pPr>
        <w:pStyle w:val="ListParagraph"/>
        <w:numPr>
          <w:ilvl w:val="1"/>
          <w:numId w:val="2"/>
        </w:numPr>
        <w:spacing w:line="360" w:lineRule="auto"/>
        <w:ind w:left="900" w:hanging="540"/>
        <w:outlineLvl w:val="2"/>
        <w:rPr>
          <w:rFonts w:ascii="Times New Roman" w:hAnsi="Times New Roman" w:cs="Times New Roman"/>
          <w:b/>
          <w:bCs/>
          <w:color w:val="4472C4" w:themeColor="accent1"/>
          <w:sz w:val="28"/>
          <w:szCs w:val="28"/>
        </w:rPr>
      </w:pPr>
      <w:bookmarkStart w:id="14" w:name="_Toc99052348"/>
      <w:proofErr w:type="spellStart"/>
      <w:r w:rsidRPr="00F66E46">
        <w:rPr>
          <w:rFonts w:ascii="Times New Roman" w:hAnsi="Times New Roman" w:cs="Times New Roman"/>
          <w:b/>
          <w:bCs/>
          <w:color w:val="4472C4" w:themeColor="accent1"/>
          <w:sz w:val="28"/>
          <w:szCs w:val="28"/>
        </w:rPr>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Python</w:t>
      </w:r>
      <w:bookmarkEnd w:id="14"/>
    </w:p>
    <w:p w14:paraId="1E8CC808" w14:textId="5B89E8AF" w:rsidR="008A5EA4" w:rsidRPr="00E925A4" w:rsidRDefault="00CB6D6C" w:rsidP="00CB6D6C">
      <w:pPr>
        <w:pStyle w:val="ListParagraph"/>
        <w:spacing w:line="360" w:lineRule="auto"/>
        <w:ind w:left="360"/>
        <w:rPr>
          <w:rFonts w:ascii="Times New Roman" w:hAnsi="Times New Roman" w:cs="Times New Roman"/>
          <w:b/>
          <w:sz w:val="26"/>
          <w:szCs w:val="26"/>
        </w:rPr>
      </w:pPr>
      <w:proofErr w:type="spellStart"/>
      <w:r w:rsidRPr="00E925A4">
        <w:rPr>
          <w:rFonts w:ascii="Times New Roman" w:hAnsi="Times New Roman" w:cs="Times New Roman"/>
          <w:b/>
          <w:bCs/>
          <w:sz w:val="26"/>
          <w:szCs w:val="26"/>
        </w:rPr>
        <w:t>Bước</w:t>
      </w:r>
      <w:proofErr w:type="spellEnd"/>
      <w:r w:rsidRPr="00E925A4">
        <w:rPr>
          <w:rFonts w:ascii="Times New Roman" w:hAnsi="Times New Roman" w:cs="Times New Roman"/>
          <w:b/>
          <w:bCs/>
          <w:sz w:val="26"/>
          <w:szCs w:val="26"/>
        </w:rPr>
        <w:t xml:space="preserve"> 1: </w:t>
      </w:r>
      <w:proofErr w:type="spellStart"/>
      <w:r w:rsidR="00E925A4" w:rsidRPr="00E925A4">
        <w:rPr>
          <w:rFonts w:ascii="Times New Roman" w:hAnsi="Times New Roman" w:cs="Times New Roman"/>
          <w:sz w:val="26"/>
          <w:szCs w:val="26"/>
        </w:rPr>
        <w:t>Sử</w:t>
      </w:r>
      <w:proofErr w:type="spellEnd"/>
      <w:r w:rsidR="00E925A4" w:rsidRPr="00E925A4">
        <w:rPr>
          <w:rFonts w:ascii="Times New Roman" w:hAnsi="Times New Roman" w:cs="Times New Roman"/>
          <w:sz w:val="26"/>
          <w:szCs w:val="26"/>
        </w:rPr>
        <w:t xml:space="preserve"> </w:t>
      </w:r>
      <w:proofErr w:type="spellStart"/>
      <w:r w:rsidR="00E925A4" w:rsidRPr="00E925A4">
        <w:rPr>
          <w:rFonts w:ascii="Times New Roman" w:hAnsi="Times New Roman" w:cs="Times New Roman"/>
          <w:sz w:val="26"/>
          <w:szCs w:val="26"/>
        </w:rPr>
        <w:t>dụng</w:t>
      </w:r>
      <w:proofErr w:type="spellEnd"/>
      <w:r w:rsidR="00E925A4" w:rsidRPr="00E925A4">
        <w:rPr>
          <w:rFonts w:ascii="Times New Roman" w:hAnsi="Times New Roman" w:cs="Times New Roman"/>
          <w:sz w:val="26"/>
          <w:szCs w:val="26"/>
        </w:rPr>
        <w:t xml:space="preserve"> </w:t>
      </w:r>
      <w:proofErr w:type="spellStart"/>
      <w:r w:rsidR="00E925A4" w:rsidRPr="00E925A4">
        <w:rPr>
          <w:rFonts w:ascii="Times New Roman" w:hAnsi="Times New Roman" w:cs="Times New Roman"/>
          <w:sz w:val="26"/>
          <w:szCs w:val="26"/>
        </w:rPr>
        <w:t>hàm</w:t>
      </w:r>
      <w:proofErr w:type="spellEnd"/>
      <w:r w:rsidR="00E925A4" w:rsidRPr="00E925A4">
        <w:rPr>
          <w:rFonts w:ascii="Times New Roman" w:hAnsi="Times New Roman" w:cs="Times New Roman"/>
          <w:sz w:val="26"/>
          <w:szCs w:val="26"/>
        </w:rPr>
        <w:t xml:space="preserve"> crosstab </w:t>
      </w:r>
      <w:proofErr w:type="spellStart"/>
      <w:r w:rsidR="00E925A4" w:rsidRPr="00E925A4">
        <w:rPr>
          <w:rFonts w:ascii="Times New Roman" w:hAnsi="Times New Roman" w:cs="Times New Roman"/>
          <w:sz w:val="26"/>
          <w:szCs w:val="26"/>
        </w:rPr>
        <w:t>để</w:t>
      </w:r>
      <w:proofErr w:type="spellEnd"/>
      <w:r w:rsidR="00E925A4" w:rsidRPr="00E925A4">
        <w:rPr>
          <w:rFonts w:ascii="Times New Roman" w:hAnsi="Times New Roman" w:cs="Times New Roman"/>
          <w:sz w:val="26"/>
          <w:szCs w:val="26"/>
        </w:rPr>
        <w:t xml:space="preserve"> </w:t>
      </w:r>
      <w:proofErr w:type="spellStart"/>
      <w:r w:rsidR="00E925A4" w:rsidRPr="00E925A4">
        <w:rPr>
          <w:rFonts w:ascii="Times New Roman" w:hAnsi="Times New Roman" w:cs="Times New Roman"/>
          <w:sz w:val="26"/>
          <w:szCs w:val="26"/>
        </w:rPr>
        <w:t>thống</w:t>
      </w:r>
      <w:proofErr w:type="spellEnd"/>
      <w:r w:rsidR="00E925A4" w:rsidRPr="00E925A4">
        <w:rPr>
          <w:rFonts w:ascii="Times New Roman" w:hAnsi="Times New Roman" w:cs="Times New Roman"/>
          <w:sz w:val="26"/>
          <w:szCs w:val="26"/>
        </w:rPr>
        <w:t xml:space="preserve"> </w:t>
      </w:r>
      <w:proofErr w:type="spellStart"/>
      <w:r w:rsidR="00E925A4" w:rsidRPr="00E925A4">
        <w:rPr>
          <w:rFonts w:ascii="Times New Roman" w:hAnsi="Times New Roman" w:cs="Times New Roman"/>
          <w:sz w:val="26"/>
          <w:szCs w:val="26"/>
        </w:rPr>
        <w:t>kê</w:t>
      </w:r>
      <w:proofErr w:type="spellEnd"/>
      <w:r w:rsidR="00E925A4" w:rsidRPr="00E925A4">
        <w:rPr>
          <w:rFonts w:ascii="Times New Roman" w:hAnsi="Times New Roman" w:cs="Times New Roman"/>
          <w:sz w:val="26"/>
          <w:szCs w:val="26"/>
        </w:rPr>
        <w:t xml:space="preserve"> </w:t>
      </w:r>
      <w:proofErr w:type="spellStart"/>
      <w:r w:rsidR="00E925A4" w:rsidRPr="00E925A4">
        <w:rPr>
          <w:rFonts w:ascii="Times New Roman" w:hAnsi="Times New Roman" w:cs="Times New Roman"/>
          <w:sz w:val="26"/>
          <w:szCs w:val="26"/>
        </w:rPr>
        <w:t>bảng</w:t>
      </w:r>
      <w:proofErr w:type="spellEnd"/>
      <w:r w:rsidR="00E925A4" w:rsidRPr="00E925A4">
        <w:rPr>
          <w:rFonts w:ascii="Times New Roman" w:hAnsi="Times New Roman" w:cs="Times New Roman"/>
          <w:sz w:val="26"/>
          <w:szCs w:val="26"/>
        </w:rPr>
        <w:t xml:space="preserve"> </w:t>
      </w:r>
      <w:proofErr w:type="spellStart"/>
      <w:r w:rsidR="00E925A4" w:rsidRPr="00E925A4">
        <w:rPr>
          <w:rFonts w:ascii="Times New Roman" w:hAnsi="Times New Roman" w:cs="Times New Roman"/>
          <w:sz w:val="26"/>
          <w:szCs w:val="26"/>
        </w:rPr>
        <w:t>nhóm</w:t>
      </w:r>
      <w:proofErr w:type="spellEnd"/>
    </w:p>
    <w:p w14:paraId="0E4134FA" w14:textId="62452C1B" w:rsidR="00385E94" w:rsidRDefault="004139E3" w:rsidP="007A6E8E">
      <w:pPr>
        <w:pStyle w:val="ListParagraph"/>
        <w:spacing w:line="360" w:lineRule="auto"/>
        <w:ind w:left="0"/>
        <w:rPr>
          <w:rFonts w:ascii="Times New Roman" w:hAnsi="Times New Roman" w:cs="Times New Roman"/>
          <w:b/>
          <w:bCs/>
          <w:i/>
          <w:iCs/>
          <w:sz w:val="26"/>
          <w:szCs w:val="26"/>
        </w:rPr>
      </w:pPr>
      <w:r>
        <w:rPr>
          <w:noProof/>
        </w:rPr>
        <w:drawing>
          <wp:inline distT="0" distB="0" distL="0" distR="0" wp14:anchorId="30E29FDE" wp14:editId="45EC6DEB">
            <wp:extent cx="5943600" cy="1438910"/>
            <wp:effectExtent l="0" t="0" r="0" b="8890"/>
            <wp:docPr id="221" name="Hình ảnh 22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Hình ảnh 221" descr="Ảnh có chứa bàn&#10;&#10;Mô tả được tạo tự động"/>
                    <pic:cNvPicPr/>
                  </pic:nvPicPr>
                  <pic:blipFill>
                    <a:blip r:embed="rId63"/>
                    <a:stretch>
                      <a:fillRect/>
                    </a:stretch>
                  </pic:blipFill>
                  <pic:spPr>
                    <a:xfrm>
                      <a:off x="0" y="0"/>
                      <a:ext cx="5943600" cy="1438910"/>
                    </a:xfrm>
                    <a:prstGeom prst="rect">
                      <a:avLst/>
                    </a:prstGeom>
                  </pic:spPr>
                </pic:pic>
              </a:graphicData>
            </a:graphic>
          </wp:inline>
        </w:drawing>
      </w:r>
    </w:p>
    <w:p w14:paraId="0C2FC27E" w14:textId="0A3B1609" w:rsidR="004139E3" w:rsidRDefault="004139E3" w:rsidP="004139E3">
      <w:pPr>
        <w:pStyle w:val="ListParagraph"/>
        <w:spacing w:line="360" w:lineRule="auto"/>
        <w:ind w:left="0" w:firstLine="360"/>
        <w:rPr>
          <w:rFonts w:ascii="Times New Roman" w:hAnsi="Times New Roman" w:cs="Times New Roman"/>
          <w:sz w:val="26"/>
          <w:szCs w:val="26"/>
        </w:rPr>
      </w:pPr>
      <w:proofErr w:type="spellStart"/>
      <w:r w:rsidRPr="004139E3">
        <w:rPr>
          <w:rFonts w:ascii="Times New Roman" w:hAnsi="Times New Roman" w:cs="Times New Roman"/>
          <w:b/>
          <w:bCs/>
          <w:sz w:val="26"/>
          <w:szCs w:val="26"/>
        </w:rPr>
        <w:t>Bước</w:t>
      </w:r>
      <w:proofErr w:type="spellEnd"/>
      <w:r w:rsidRPr="004139E3">
        <w:rPr>
          <w:rFonts w:ascii="Times New Roman" w:hAnsi="Times New Roman" w:cs="Times New Roman"/>
          <w:b/>
          <w:bCs/>
          <w:sz w:val="26"/>
          <w:szCs w:val="26"/>
        </w:rPr>
        <w:t xml:space="preserve"> 2: </w:t>
      </w:r>
      <w:proofErr w:type="spellStart"/>
      <w:r w:rsidRPr="004139E3">
        <w:rPr>
          <w:rFonts w:ascii="Times New Roman" w:hAnsi="Times New Roman" w:cs="Times New Roman"/>
          <w:sz w:val="26"/>
          <w:szCs w:val="26"/>
        </w:rPr>
        <w:t>Sử</w:t>
      </w:r>
      <w:proofErr w:type="spellEnd"/>
      <w:r w:rsidRPr="004139E3">
        <w:rPr>
          <w:rFonts w:ascii="Times New Roman" w:hAnsi="Times New Roman" w:cs="Times New Roman"/>
          <w:sz w:val="26"/>
          <w:szCs w:val="26"/>
        </w:rPr>
        <w:t xml:space="preserve"> </w:t>
      </w:r>
      <w:proofErr w:type="spellStart"/>
      <w:r w:rsidRPr="004139E3">
        <w:rPr>
          <w:rFonts w:ascii="Times New Roman" w:hAnsi="Times New Roman" w:cs="Times New Roman"/>
          <w:sz w:val="26"/>
          <w:szCs w:val="26"/>
        </w:rPr>
        <w:t>dụng</w:t>
      </w:r>
      <w:proofErr w:type="spellEnd"/>
      <w:r w:rsidRPr="004139E3">
        <w:rPr>
          <w:rFonts w:ascii="Times New Roman" w:hAnsi="Times New Roman" w:cs="Times New Roman"/>
          <w:sz w:val="26"/>
          <w:szCs w:val="26"/>
        </w:rPr>
        <w:t xml:space="preserve"> </w:t>
      </w:r>
      <w:proofErr w:type="spellStart"/>
      <w:r w:rsidRPr="004139E3">
        <w:rPr>
          <w:rFonts w:ascii="Times New Roman" w:hAnsi="Times New Roman" w:cs="Times New Roman"/>
          <w:sz w:val="26"/>
          <w:szCs w:val="26"/>
        </w:rPr>
        <w:t>hàm</w:t>
      </w:r>
      <w:proofErr w:type="spellEnd"/>
      <w:r w:rsidRPr="004139E3">
        <w:rPr>
          <w:rFonts w:ascii="Times New Roman" w:hAnsi="Times New Roman" w:cs="Times New Roman"/>
          <w:sz w:val="26"/>
          <w:szCs w:val="26"/>
        </w:rPr>
        <w:t xml:space="preserve"> chi2_contingency </w:t>
      </w:r>
      <w:proofErr w:type="spellStart"/>
      <w:r w:rsidRPr="004139E3">
        <w:rPr>
          <w:rFonts w:ascii="Times New Roman" w:hAnsi="Times New Roman" w:cs="Times New Roman"/>
          <w:sz w:val="26"/>
          <w:szCs w:val="26"/>
        </w:rPr>
        <w:t>để</w:t>
      </w:r>
      <w:proofErr w:type="spellEnd"/>
      <w:r w:rsidRPr="004139E3">
        <w:rPr>
          <w:rFonts w:ascii="Times New Roman" w:hAnsi="Times New Roman" w:cs="Times New Roman"/>
          <w:sz w:val="26"/>
          <w:szCs w:val="26"/>
        </w:rPr>
        <w:t xml:space="preserve"> </w:t>
      </w:r>
      <w:proofErr w:type="spellStart"/>
      <w:r w:rsidRPr="004139E3">
        <w:rPr>
          <w:rFonts w:ascii="Times New Roman" w:hAnsi="Times New Roman" w:cs="Times New Roman"/>
          <w:sz w:val="26"/>
          <w:szCs w:val="26"/>
        </w:rPr>
        <w:t>kiểm</w:t>
      </w:r>
      <w:proofErr w:type="spellEnd"/>
      <w:r w:rsidRPr="004139E3">
        <w:rPr>
          <w:rFonts w:ascii="Times New Roman" w:hAnsi="Times New Roman" w:cs="Times New Roman"/>
          <w:sz w:val="26"/>
          <w:szCs w:val="26"/>
        </w:rPr>
        <w:t xml:space="preserve"> </w:t>
      </w:r>
      <w:proofErr w:type="spellStart"/>
      <w:r w:rsidRPr="004139E3">
        <w:rPr>
          <w:rFonts w:ascii="Times New Roman" w:hAnsi="Times New Roman" w:cs="Times New Roman"/>
          <w:sz w:val="26"/>
          <w:szCs w:val="26"/>
        </w:rPr>
        <w:t>định</w:t>
      </w:r>
      <w:proofErr w:type="spellEnd"/>
      <w:r w:rsidRPr="004139E3">
        <w:rPr>
          <w:rFonts w:ascii="Times New Roman" w:hAnsi="Times New Roman" w:cs="Times New Roman"/>
          <w:sz w:val="26"/>
          <w:szCs w:val="26"/>
        </w:rPr>
        <w:t xml:space="preserve"> chi-square</w:t>
      </w:r>
    </w:p>
    <w:p w14:paraId="18C4BB02" w14:textId="24C2409E" w:rsidR="004139E3" w:rsidRPr="004139E3" w:rsidRDefault="00976F64" w:rsidP="004139E3">
      <w:pPr>
        <w:pStyle w:val="ListParagraph"/>
        <w:spacing w:line="360" w:lineRule="auto"/>
        <w:ind w:left="0" w:firstLine="360"/>
        <w:rPr>
          <w:rFonts w:ascii="Times New Roman" w:hAnsi="Times New Roman" w:cs="Times New Roman"/>
          <w:b/>
          <w:bCs/>
          <w:sz w:val="26"/>
          <w:szCs w:val="26"/>
        </w:rPr>
      </w:pPr>
      <w:r>
        <w:rPr>
          <w:noProof/>
        </w:rPr>
        <w:drawing>
          <wp:inline distT="0" distB="0" distL="0" distR="0" wp14:anchorId="4B35B807" wp14:editId="66E1BB15">
            <wp:extent cx="5581650" cy="1133475"/>
            <wp:effectExtent l="0" t="0" r="0" b="9525"/>
            <wp:docPr id="223" name="Hình ảnh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1650" cy="1133475"/>
                    </a:xfrm>
                    <a:prstGeom prst="rect">
                      <a:avLst/>
                    </a:prstGeom>
                  </pic:spPr>
                </pic:pic>
              </a:graphicData>
            </a:graphic>
          </wp:inline>
        </w:drawing>
      </w:r>
    </w:p>
    <w:p w14:paraId="674ADD94" w14:textId="658F99AE" w:rsidR="00385E94" w:rsidRPr="000C085E" w:rsidRDefault="00BD6B30" w:rsidP="000C085E">
      <w:pPr>
        <w:pStyle w:val="ListParagraph"/>
        <w:spacing w:line="360" w:lineRule="auto"/>
        <w:ind w:left="0" w:firstLine="360"/>
        <w:rPr>
          <w:rFonts w:ascii="Times New Roman" w:hAnsi="Times New Roman" w:cs="Times New Roman"/>
          <w:sz w:val="26"/>
          <w:szCs w:val="26"/>
        </w:rPr>
      </w:pPr>
      <w:r w:rsidRPr="000C085E">
        <w:rPr>
          <w:rFonts w:ascii="Times New Roman" w:hAnsi="Times New Roman" w:cs="Times New Roman"/>
          <w:sz w:val="26"/>
          <w:szCs w:val="26"/>
        </w:rPr>
        <w:t xml:space="preserve">Ta </w:t>
      </w:r>
      <w:proofErr w:type="spellStart"/>
      <w:r w:rsidRPr="000C085E">
        <w:rPr>
          <w:rFonts w:ascii="Times New Roman" w:hAnsi="Times New Roman" w:cs="Times New Roman"/>
          <w:sz w:val="26"/>
          <w:szCs w:val="26"/>
        </w:rPr>
        <w:t>từ</w:t>
      </w:r>
      <w:proofErr w:type="spellEnd"/>
      <w:r w:rsidRPr="000C085E">
        <w:rPr>
          <w:rFonts w:ascii="Times New Roman" w:hAnsi="Times New Roman" w:cs="Times New Roman"/>
          <w:sz w:val="26"/>
          <w:szCs w:val="26"/>
        </w:rPr>
        <w:t xml:space="preserve"> </w:t>
      </w:r>
      <w:proofErr w:type="spellStart"/>
      <w:r w:rsidRPr="000C085E">
        <w:rPr>
          <w:rFonts w:ascii="Times New Roman" w:hAnsi="Times New Roman" w:cs="Times New Roman"/>
          <w:sz w:val="26"/>
          <w:szCs w:val="26"/>
        </w:rPr>
        <w:t>chối</w:t>
      </w:r>
      <w:proofErr w:type="spellEnd"/>
      <w:r w:rsidRPr="000C085E">
        <w:rPr>
          <w:rFonts w:ascii="Times New Roman" w:hAnsi="Times New Roman" w:cs="Times New Roman"/>
          <w:sz w:val="26"/>
          <w:szCs w:val="26"/>
        </w:rPr>
        <w:t xml:space="preserve"> Ho do p-value &lt;</w:t>
      </w:r>
      <w:r w:rsidR="00976F64" w:rsidRPr="000C085E">
        <w:rPr>
          <w:rFonts w:ascii="Times New Roman" w:hAnsi="Times New Roman" w:cs="Times New Roman"/>
          <w:sz w:val="26"/>
          <w:szCs w:val="26"/>
        </w:rPr>
        <w:t xml:space="preserve"> 0.05, </w:t>
      </w:r>
      <w:proofErr w:type="spellStart"/>
      <w:r w:rsidR="000C085E" w:rsidRPr="000C085E">
        <w:rPr>
          <w:rFonts w:ascii="Times New Roman" w:hAnsi="Times New Roman" w:cs="Times New Roman"/>
          <w:sz w:val="26"/>
          <w:szCs w:val="26"/>
        </w:rPr>
        <w:t>vậy</w:t>
      </w:r>
      <w:proofErr w:type="spellEnd"/>
      <w:r w:rsidR="000C085E" w:rsidRPr="000C085E">
        <w:rPr>
          <w:rFonts w:ascii="Times New Roman" w:hAnsi="Times New Roman" w:cs="Times New Roman"/>
          <w:sz w:val="26"/>
          <w:szCs w:val="26"/>
        </w:rPr>
        <w:t xml:space="preserve"> 2 </w:t>
      </w:r>
      <w:proofErr w:type="spellStart"/>
      <w:r w:rsidR="000C085E" w:rsidRPr="000C085E">
        <w:rPr>
          <w:rFonts w:ascii="Times New Roman" w:hAnsi="Times New Roman" w:cs="Times New Roman"/>
          <w:sz w:val="26"/>
          <w:szCs w:val="26"/>
        </w:rPr>
        <w:t>biến</w:t>
      </w:r>
      <w:proofErr w:type="spellEnd"/>
      <w:r w:rsidR="000C085E" w:rsidRPr="000C085E">
        <w:rPr>
          <w:rFonts w:ascii="Times New Roman" w:hAnsi="Times New Roman" w:cs="Times New Roman"/>
          <w:sz w:val="26"/>
          <w:szCs w:val="26"/>
        </w:rPr>
        <w:t xml:space="preserve"> </w:t>
      </w:r>
      <w:proofErr w:type="spellStart"/>
      <w:r w:rsidR="000C085E" w:rsidRPr="000C085E">
        <w:rPr>
          <w:rFonts w:ascii="Times New Roman" w:hAnsi="Times New Roman" w:cs="Times New Roman"/>
          <w:sz w:val="26"/>
          <w:szCs w:val="26"/>
        </w:rPr>
        <w:t>phân</w:t>
      </w:r>
      <w:proofErr w:type="spellEnd"/>
      <w:r w:rsidR="000C085E" w:rsidRPr="000C085E">
        <w:rPr>
          <w:rFonts w:ascii="Times New Roman" w:hAnsi="Times New Roman" w:cs="Times New Roman"/>
          <w:sz w:val="26"/>
          <w:szCs w:val="26"/>
        </w:rPr>
        <w:t xml:space="preserve"> </w:t>
      </w:r>
      <w:proofErr w:type="spellStart"/>
      <w:r w:rsidR="000C085E" w:rsidRPr="000C085E">
        <w:rPr>
          <w:rFonts w:ascii="Times New Roman" w:hAnsi="Times New Roman" w:cs="Times New Roman"/>
          <w:sz w:val="26"/>
          <w:szCs w:val="26"/>
        </w:rPr>
        <w:t>loại</w:t>
      </w:r>
      <w:proofErr w:type="spellEnd"/>
      <w:r w:rsidR="000C085E" w:rsidRPr="000C085E">
        <w:rPr>
          <w:rFonts w:ascii="Times New Roman" w:hAnsi="Times New Roman" w:cs="Times New Roman"/>
          <w:sz w:val="26"/>
          <w:szCs w:val="26"/>
        </w:rPr>
        <w:t xml:space="preserve"> </w:t>
      </w:r>
      <w:proofErr w:type="spellStart"/>
      <w:r w:rsidR="000C085E" w:rsidRPr="000C085E">
        <w:rPr>
          <w:rFonts w:ascii="Times New Roman" w:hAnsi="Times New Roman" w:cs="Times New Roman"/>
          <w:sz w:val="26"/>
          <w:szCs w:val="26"/>
        </w:rPr>
        <w:t>là</w:t>
      </w:r>
      <w:proofErr w:type="spellEnd"/>
      <w:r w:rsidR="000C085E" w:rsidRPr="000C085E">
        <w:rPr>
          <w:rFonts w:ascii="Times New Roman" w:hAnsi="Times New Roman" w:cs="Times New Roman"/>
          <w:sz w:val="26"/>
          <w:szCs w:val="26"/>
        </w:rPr>
        <w:t xml:space="preserve"> </w:t>
      </w:r>
      <w:proofErr w:type="spellStart"/>
      <w:r w:rsidR="000C085E" w:rsidRPr="000C085E">
        <w:rPr>
          <w:rFonts w:ascii="Times New Roman" w:hAnsi="Times New Roman" w:cs="Times New Roman"/>
          <w:sz w:val="26"/>
          <w:szCs w:val="26"/>
        </w:rPr>
        <w:t>độc</w:t>
      </w:r>
      <w:proofErr w:type="spellEnd"/>
      <w:r w:rsidR="000C085E" w:rsidRPr="000C085E">
        <w:rPr>
          <w:rFonts w:ascii="Times New Roman" w:hAnsi="Times New Roman" w:cs="Times New Roman"/>
          <w:sz w:val="26"/>
          <w:szCs w:val="26"/>
        </w:rPr>
        <w:t xml:space="preserve"> </w:t>
      </w:r>
      <w:proofErr w:type="spellStart"/>
      <w:r w:rsidR="000C085E" w:rsidRPr="000C085E">
        <w:rPr>
          <w:rFonts w:ascii="Times New Roman" w:hAnsi="Times New Roman" w:cs="Times New Roman"/>
          <w:sz w:val="26"/>
          <w:szCs w:val="26"/>
        </w:rPr>
        <w:t>lập</w:t>
      </w:r>
      <w:proofErr w:type="spellEnd"/>
    </w:p>
    <w:p w14:paraId="45972CFA" w14:textId="1C3C8CA1" w:rsidR="00B366A8" w:rsidRDefault="00294F4C" w:rsidP="009E7C51">
      <w:pPr>
        <w:pStyle w:val="ListParagraph"/>
        <w:numPr>
          <w:ilvl w:val="0"/>
          <w:numId w:val="2"/>
        </w:numPr>
        <w:spacing w:line="360" w:lineRule="auto"/>
        <w:ind w:left="360"/>
        <w:outlineLvl w:val="1"/>
        <w:rPr>
          <w:rFonts w:ascii="Times New Roman" w:hAnsi="Times New Roman" w:cs="Times New Roman"/>
          <w:b/>
          <w:bCs/>
          <w:color w:val="4472C4" w:themeColor="accent1"/>
          <w:sz w:val="30"/>
          <w:szCs w:val="30"/>
        </w:rPr>
      </w:pPr>
      <w:bookmarkStart w:id="15" w:name="_Toc99052349"/>
      <w:r w:rsidRPr="00294F4C">
        <w:rPr>
          <w:rFonts w:ascii="Times New Roman" w:hAnsi="Times New Roman" w:cs="Times New Roman"/>
          <w:b/>
          <w:bCs/>
          <w:color w:val="4472C4" w:themeColor="accent1"/>
          <w:sz w:val="30"/>
          <w:szCs w:val="30"/>
        </w:rPr>
        <w:t>VIETNAM NATIONAL HIGHSCHOOL EXAM SCORE 2018</w:t>
      </w:r>
      <w:bookmarkEnd w:id="15"/>
    </w:p>
    <w:p w14:paraId="5A9123F0" w14:textId="7CD1CD66" w:rsidR="00D465FB" w:rsidRDefault="00D465FB" w:rsidP="00D465FB">
      <w:pPr>
        <w:pStyle w:val="ListParagraph"/>
        <w:spacing w:line="360" w:lineRule="auto"/>
        <w:ind w:left="900"/>
        <w:outlineLvl w:val="2"/>
        <w:rPr>
          <w:rFonts w:ascii="Times New Roman" w:hAnsi="Times New Roman" w:cs="Times New Roman"/>
          <w:b/>
          <w:bCs/>
          <w:color w:val="4472C4" w:themeColor="accent1"/>
          <w:sz w:val="28"/>
          <w:szCs w:val="28"/>
        </w:rPr>
      </w:pPr>
      <w:bookmarkStart w:id="16" w:name="_Toc99052350"/>
      <w:proofErr w:type="spellStart"/>
      <w:r>
        <w:rPr>
          <w:rFonts w:ascii="Times New Roman" w:hAnsi="Times New Roman" w:cs="Times New Roman"/>
          <w:b/>
          <w:bCs/>
          <w:color w:val="4472C4" w:themeColor="accent1"/>
          <w:sz w:val="28"/>
          <w:szCs w:val="28"/>
        </w:rPr>
        <w:t>Phát</w:t>
      </w:r>
      <w:proofErr w:type="spellEnd"/>
      <w:r>
        <w:rPr>
          <w:rFonts w:ascii="Times New Roman" w:hAnsi="Times New Roman" w:cs="Times New Roman"/>
          <w:b/>
          <w:bCs/>
          <w:color w:val="4472C4" w:themeColor="accent1"/>
          <w:sz w:val="28"/>
          <w:szCs w:val="28"/>
        </w:rPr>
        <w:t xml:space="preserve"> </w:t>
      </w:r>
      <w:proofErr w:type="spellStart"/>
      <w:r>
        <w:rPr>
          <w:rFonts w:ascii="Times New Roman" w:hAnsi="Times New Roman" w:cs="Times New Roman"/>
          <w:b/>
          <w:bCs/>
          <w:color w:val="4472C4" w:themeColor="accent1"/>
          <w:sz w:val="28"/>
          <w:szCs w:val="28"/>
        </w:rPr>
        <w:t>biểu</w:t>
      </w:r>
      <w:proofErr w:type="spellEnd"/>
      <w:r>
        <w:rPr>
          <w:rFonts w:ascii="Times New Roman" w:hAnsi="Times New Roman" w:cs="Times New Roman"/>
          <w:b/>
          <w:bCs/>
          <w:color w:val="4472C4" w:themeColor="accent1"/>
          <w:sz w:val="28"/>
          <w:szCs w:val="28"/>
        </w:rPr>
        <w:t xml:space="preserve"> </w:t>
      </w:r>
      <w:proofErr w:type="spellStart"/>
      <w:r>
        <w:rPr>
          <w:rFonts w:ascii="Times New Roman" w:hAnsi="Times New Roman" w:cs="Times New Roman"/>
          <w:b/>
          <w:bCs/>
          <w:color w:val="4472C4" w:themeColor="accent1"/>
          <w:sz w:val="28"/>
          <w:szCs w:val="28"/>
        </w:rPr>
        <w:t>bài</w:t>
      </w:r>
      <w:proofErr w:type="spellEnd"/>
      <w:r>
        <w:rPr>
          <w:rFonts w:ascii="Times New Roman" w:hAnsi="Times New Roman" w:cs="Times New Roman"/>
          <w:b/>
          <w:bCs/>
          <w:color w:val="4472C4" w:themeColor="accent1"/>
          <w:sz w:val="28"/>
          <w:szCs w:val="28"/>
        </w:rPr>
        <w:t xml:space="preserve"> </w:t>
      </w:r>
      <w:proofErr w:type="spellStart"/>
      <w:r>
        <w:rPr>
          <w:rFonts w:ascii="Times New Roman" w:hAnsi="Times New Roman" w:cs="Times New Roman"/>
          <w:b/>
          <w:bCs/>
          <w:color w:val="4472C4" w:themeColor="accent1"/>
          <w:sz w:val="28"/>
          <w:szCs w:val="28"/>
        </w:rPr>
        <w:t>toán</w:t>
      </w:r>
      <w:bookmarkEnd w:id="16"/>
      <w:proofErr w:type="spellEnd"/>
    </w:p>
    <w:p w14:paraId="38B54816" w14:textId="4FF3E47B" w:rsidR="00885EEB" w:rsidRDefault="00F66E46" w:rsidP="009E7C51">
      <w:pPr>
        <w:pStyle w:val="ListParagraph"/>
        <w:numPr>
          <w:ilvl w:val="1"/>
          <w:numId w:val="2"/>
        </w:numPr>
        <w:spacing w:line="360" w:lineRule="auto"/>
        <w:ind w:left="900" w:hanging="540"/>
        <w:outlineLvl w:val="2"/>
        <w:rPr>
          <w:rFonts w:ascii="Times New Roman" w:hAnsi="Times New Roman" w:cs="Times New Roman"/>
          <w:b/>
          <w:bCs/>
          <w:color w:val="4472C4" w:themeColor="accent1"/>
          <w:sz w:val="28"/>
          <w:szCs w:val="28"/>
        </w:rPr>
      </w:pPr>
      <w:bookmarkStart w:id="17" w:name="_Toc99052351"/>
      <w:proofErr w:type="spellStart"/>
      <w:r w:rsidRPr="00F66E46">
        <w:rPr>
          <w:rFonts w:ascii="Times New Roman" w:hAnsi="Times New Roman" w:cs="Times New Roman"/>
          <w:b/>
          <w:bCs/>
          <w:color w:val="4472C4" w:themeColor="accent1"/>
          <w:sz w:val="28"/>
          <w:szCs w:val="28"/>
        </w:rPr>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Excel</w:t>
      </w:r>
      <w:bookmarkEnd w:id="17"/>
    </w:p>
    <w:p w14:paraId="3E7A80C8" w14:textId="08403261" w:rsidR="00310049" w:rsidRPr="00310049" w:rsidRDefault="00310049" w:rsidP="00310049">
      <w:pPr>
        <w:pStyle w:val="ListParagraph"/>
        <w:spacing w:line="360" w:lineRule="auto"/>
        <w:rPr>
          <w:rFonts w:ascii="Times New Roman" w:hAnsi="Times New Roman" w:cs="Times New Roman"/>
          <w:sz w:val="28"/>
          <w:szCs w:val="26"/>
        </w:rPr>
      </w:pPr>
      <w:proofErr w:type="spellStart"/>
      <w:r w:rsidRPr="00310049">
        <w:rPr>
          <w:rFonts w:ascii="Times New Roman" w:hAnsi="Times New Roman" w:cs="Times New Roman"/>
          <w:sz w:val="28"/>
          <w:szCs w:val="26"/>
        </w:rPr>
        <w:t>Từ</w:t>
      </w:r>
      <w:proofErr w:type="spellEnd"/>
      <w:r w:rsidRPr="00310049">
        <w:rPr>
          <w:rFonts w:ascii="Times New Roman" w:hAnsi="Times New Roman" w:cs="Times New Roman"/>
          <w:sz w:val="28"/>
          <w:szCs w:val="26"/>
        </w:rPr>
        <w:t xml:space="preserve"> </w:t>
      </w:r>
      <w:proofErr w:type="spellStart"/>
      <w:r w:rsidRPr="00310049">
        <w:rPr>
          <w:rFonts w:ascii="Times New Roman" w:hAnsi="Times New Roman" w:cs="Times New Roman"/>
          <w:sz w:val="28"/>
          <w:szCs w:val="26"/>
        </w:rPr>
        <w:t>tập</w:t>
      </w:r>
      <w:proofErr w:type="spellEnd"/>
      <w:r w:rsidRPr="00310049">
        <w:rPr>
          <w:rFonts w:ascii="Times New Roman" w:hAnsi="Times New Roman" w:cs="Times New Roman"/>
          <w:sz w:val="28"/>
          <w:szCs w:val="26"/>
        </w:rPr>
        <w:t xml:space="preserve"> tin </w:t>
      </w:r>
      <w:proofErr w:type="spellStart"/>
      <w:r w:rsidRPr="00310049">
        <w:rPr>
          <w:rFonts w:ascii="Times New Roman" w:hAnsi="Times New Roman" w:cs="Times New Roman"/>
          <w:sz w:val="28"/>
          <w:szCs w:val="26"/>
        </w:rPr>
        <w:t>dữ</w:t>
      </w:r>
      <w:proofErr w:type="spellEnd"/>
      <w:r w:rsidRPr="00310049">
        <w:rPr>
          <w:rFonts w:ascii="Times New Roman" w:hAnsi="Times New Roman" w:cs="Times New Roman"/>
          <w:sz w:val="28"/>
          <w:szCs w:val="26"/>
        </w:rPr>
        <w:t xml:space="preserve"> </w:t>
      </w:r>
      <w:proofErr w:type="spellStart"/>
      <w:r w:rsidRPr="00310049">
        <w:rPr>
          <w:rFonts w:ascii="Times New Roman" w:hAnsi="Times New Roman" w:cs="Times New Roman"/>
          <w:sz w:val="28"/>
          <w:szCs w:val="26"/>
        </w:rPr>
        <w:t>liệu</w:t>
      </w:r>
      <w:proofErr w:type="spellEnd"/>
      <w:r w:rsidRPr="00310049">
        <w:rPr>
          <w:rFonts w:ascii="Times New Roman" w:hAnsi="Times New Roman" w:cs="Times New Roman"/>
          <w:sz w:val="28"/>
          <w:szCs w:val="26"/>
        </w:rPr>
        <w:t xml:space="preserve"> </w:t>
      </w:r>
      <w:r w:rsidR="00E465E8" w:rsidRPr="00E465E8">
        <w:rPr>
          <w:rFonts w:ascii="Times New Roman" w:hAnsi="Times New Roman" w:cs="Times New Roman"/>
          <w:sz w:val="28"/>
          <w:szCs w:val="26"/>
        </w:rPr>
        <w:t>VIETNAM NATIONAL HIGHSCHOOL EXAM SCORE 2018</w:t>
      </w:r>
      <w:r w:rsidRPr="00310049">
        <w:rPr>
          <w:rFonts w:ascii="Times New Roman" w:hAnsi="Times New Roman" w:cs="Times New Roman"/>
          <w:sz w:val="28"/>
          <w:szCs w:val="26"/>
        </w:rPr>
        <w:t xml:space="preserve">, ta </w:t>
      </w:r>
      <w:proofErr w:type="spellStart"/>
      <w:r w:rsidRPr="00310049">
        <w:rPr>
          <w:rFonts w:ascii="Times New Roman" w:hAnsi="Times New Roman" w:cs="Times New Roman"/>
          <w:sz w:val="28"/>
          <w:szCs w:val="26"/>
        </w:rPr>
        <w:t>lọc</w:t>
      </w:r>
      <w:proofErr w:type="spellEnd"/>
      <w:r w:rsidRPr="00310049">
        <w:rPr>
          <w:rFonts w:ascii="Times New Roman" w:hAnsi="Times New Roman" w:cs="Times New Roman"/>
          <w:sz w:val="28"/>
          <w:szCs w:val="26"/>
        </w:rPr>
        <w:t xml:space="preserve"> </w:t>
      </w:r>
      <w:proofErr w:type="spellStart"/>
      <w:r w:rsidRPr="00310049">
        <w:rPr>
          <w:rFonts w:ascii="Times New Roman" w:hAnsi="Times New Roman" w:cs="Times New Roman"/>
          <w:sz w:val="28"/>
          <w:szCs w:val="26"/>
        </w:rPr>
        <w:t>lấy</w:t>
      </w:r>
      <w:proofErr w:type="spellEnd"/>
      <w:r w:rsidRPr="00310049">
        <w:rPr>
          <w:rFonts w:ascii="Times New Roman" w:hAnsi="Times New Roman" w:cs="Times New Roman"/>
          <w:sz w:val="28"/>
          <w:szCs w:val="26"/>
        </w:rPr>
        <w:t xml:space="preserve"> </w:t>
      </w:r>
      <w:proofErr w:type="spellStart"/>
      <w:r w:rsidR="000442F7">
        <w:rPr>
          <w:rFonts w:ascii="Times New Roman" w:hAnsi="Times New Roman" w:cs="Times New Roman"/>
          <w:sz w:val="28"/>
          <w:szCs w:val="26"/>
        </w:rPr>
        <w:t>ba</w:t>
      </w:r>
      <w:proofErr w:type="spellEnd"/>
      <w:r w:rsidRPr="00310049">
        <w:rPr>
          <w:rFonts w:ascii="Times New Roman" w:hAnsi="Times New Roman" w:cs="Times New Roman"/>
          <w:sz w:val="28"/>
          <w:szCs w:val="26"/>
        </w:rPr>
        <w:t xml:space="preserve"> </w:t>
      </w:r>
      <w:proofErr w:type="spellStart"/>
      <w:r w:rsidRPr="00310049">
        <w:rPr>
          <w:rFonts w:ascii="Times New Roman" w:hAnsi="Times New Roman" w:cs="Times New Roman"/>
          <w:sz w:val="28"/>
          <w:szCs w:val="26"/>
        </w:rPr>
        <w:t>cột</w:t>
      </w:r>
      <w:proofErr w:type="spellEnd"/>
      <w:r w:rsidRPr="00310049">
        <w:rPr>
          <w:rFonts w:ascii="Times New Roman" w:hAnsi="Times New Roman" w:cs="Times New Roman"/>
          <w:sz w:val="28"/>
          <w:szCs w:val="26"/>
        </w:rPr>
        <w:t xml:space="preserve"> </w:t>
      </w:r>
      <w:proofErr w:type="spellStart"/>
      <w:r w:rsidRPr="00310049">
        <w:rPr>
          <w:rFonts w:ascii="Times New Roman" w:hAnsi="Times New Roman" w:cs="Times New Roman"/>
          <w:sz w:val="28"/>
          <w:szCs w:val="26"/>
        </w:rPr>
        <w:t>dữ</w:t>
      </w:r>
      <w:proofErr w:type="spellEnd"/>
      <w:r w:rsidRPr="00310049">
        <w:rPr>
          <w:rFonts w:ascii="Times New Roman" w:hAnsi="Times New Roman" w:cs="Times New Roman"/>
          <w:sz w:val="28"/>
          <w:szCs w:val="26"/>
        </w:rPr>
        <w:t xml:space="preserve"> </w:t>
      </w:r>
      <w:proofErr w:type="spellStart"/>
      <w:r w:rsidRPr="00310049">
        <w:rPr>
          <w:rFonts w:ascii="Times New Roman" w:hAnsi="Times New Roman" w:cs="Times New Roman"/>
          <w:sz w:val="28"/>
          <w:szCs w:val="26"/>
        </w:rPr>
        <w:t>liệu</w:t>
      </w:r>
      <w:proofErr w:type="spellEnd"/>
      <w:r w:rsidRPr="00310049">
        <w:rPr>
          <w:rFonts w:ascii="Times New Roman" w:hAnsi="Times New Roman" w:cs="Times New Roman"/>
          <w:sz w:val="28"/>
          <w:szCs w:val="26"/>
        </w:rPr>
        <w:t xml:space="preserve"> </w:t>
      </w:r>
      <w:proofErr w:type="spellStart"/>
      <w:r w:rsidRPr="00310049">
        <w:rPr>
          <w:rFonts w:ascii="Times New Roman" w:hAnsi="Times New Roman" w:cs="Times New Roman"/>
          <w:sz w:val="28"/>
          <w:szCs w:val="26"/>
        </w:rPr>
        <w:t>là</w:t>
      </w:r>
      <w:proofErr w:type="spellEnd"/>
      <w:r w:rsidRPr="00310049">
        <w:rPr>
          <w:rFonts w:ascii="Times New Roman" w:hAnsi="Times New Roman" w:cs="Times New Roman"/>
          <w:sz w:val="28"/>
          <w:szCs w:val="26"/>
        </w:rPr>
        <w:t xml:space="preserve"> </w:t>
      </w:r>
      <w:r w:rsidR="000442F7">
        <w:rPr>
          <w:rFonts w:ascii="Times New Roman" w:hAnsi="Times New Roman" w:cs="Times New Roman"/>
          <w:sz w:val="28"/>
          <w:szCs w:val="26"/>
        </w:rPr>
        <w:t xml:space="preserve">Math, Viet </w:t>
      </w:r>
      <w:proofErr w:type="spellStart"/>
      <w:r w:rsidR="000442F7">
        <w:rPr>
          <w:rFonts w:ascii="Times New Roman" w:hAnsi="Times New Roman" w:cs="Times New Roman"/>
          <w:sz w:val="28"/>
          <w:szCs w:val="26"/>
        </w:rPr>
        <w:t>và</w:t>
      </w:r>
      <w:proofErr w:type="spellEnd"/>
      <w:r w:rsidR="000442F7">
        <w:rPr>
          <w:rFonts w:ascii="Times New Roman" w:hAnsi="Times New Roman" w:cs="Times New Roman"/>
          <w:sz w:val="28"/>
          <w:szCs w:val="26"/>
        </w:rPr>
        <w:t xml:space="preserve"> English</w:t>
      </w:r>
    </w:p>
    <w:p w14:paraId="273A1B94" w14:textId="77777777" w:rsidR="00EF11BA" w:rsidRDefault="002D0AAA" w:rsidP="00EF11BA">
      <w:pPr>
        <w:ind w:left="360"/>
        <w:rPr>
          <w:rFonts w:ascii="Times New Roman" w:hAnsi="Times New Roman" w:cs="Times New Roman"/>
          <w:b/>
          <w:bCs/>
          <w:color w:val="4472C4" w:themeColor="accent1"/>
          <w:sz w:val="28"/>
          <w:szCs w:val="28"/>
        </w:rPr>
      </w:pPr>
      <w:r>
        <w:rPr>
          <w:rFonts w:ascii="Times New Roman" w:hAnsi="Times New Roman" w:cs="Times New Roman"/>
          <w:b/>
          <w:bCs/>
          <w:color w:val="4472C4" w:themeColor="accent1"/>
          <w:sz w:val="28"/>
          <w:szCs w:val="28"/>
        </w:rPr>
        <w:lastRenderedPageBreak/>
        <w:tab/>
      </w:r>
      <w:r>
        <w:rPr>
          <w:rFonts w:ascii="Times New Roman" w:hAnsi="Times New Roman" w:cs="Times New Roman"/>
          <w:b/>
          <w:bCs/>
          <w:color w:val="4472C4" w:themeColor="accent1"/>
          <w:sz w:val="28"/>
          <w:szCs w:val="28"/>
        </w:rPr>
        <w:tab/>
      </w:r>
      <w:r w:rsidRPr="002D0AAA">
        <w:rPr>
          <w:rFonts w:ascii="Times New Roman" w:hAnsi="Times New Roman" w:cs="Times New Roman"/>
          <w:b/>
          <w:bCs/>
          <w:noProof/>
          <w:color w:val="4472C4" w:themeColor="accent1"/>
          <w:sz w:val="28"/>
          <w:szCs w:val="28"/>
        </w:rPr>
        <w:drawing>
          <wp:inline distT="0" distB="0" distL="0" distR="0" wp14:anchorId="3A71DB28" wp14:editId="1BF4CF5A">
            <wp:extent cx="2155746" cy="6271260"/>
            <wp:effectExtent l="0" t="0" r="0" b="0"/>
            <wp:docPr id="99" name="Picture 9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Chart&#10;&#10;Description automatically generated with low confidence"/>
                    <pic:cNvPicPr/>
                  </pic:nvPicPr>
                  <pic:blipFill>
                    <a:blip r:embed="rId65"/>
                    <a:stretch>
                      <a:fillRect/>
                    </a:stretch>
                  </pic:blipFill>
                  <pic:spPr>
                    <a:xfrm>
                      <a:off x="0" y="0"/>
                      <a:ext cx="2170148" cy="6313156"/>
                    </a:xfrm>
                    <a:prstGeom prst="rect">
                      <a:avLst/>
                    </a:prstGeom>
                  </pic:spPr>
                </pic:pic>
              </a:graphicData>
            </a:graphic>
          </wp:inline>
        </w:drawing>
      </w:r>
    </w:p>
    <w:p w14:paraId="1BEC7FF0" w14:textId="77777777" w:rsidR="00EF11BA" w:rsidRDefault="00EF11BA" w:rsidP="00EF11BA">
      <w:pPr>
        <w:ind w:left="360" w:firstLine="360"/>
        <w:rPr>
          <w:rFonts w:ascii="Times New Roman" w:hAnsi="Times New Roman" w:cs="Times New Roman"/>
          <w:b/>
          <w:bCs/>
          <w:color w:val="4472C4" w:themeColor="accent1"/>
          <w:sz w:val="28"/>
          <w:szCs w:val="28"/>
        </w:rPr>
      </w:pPr>
      <w:r w:rsidRPr="00EF11BA">
        <w:rPr>
          <w:rFonts w:ascii="Times New Roman" w:hAnsi="Times New Roman" w:cs="Times New Roman"/>
          <w:sz w:val="28"/>
          <w:szCs w:val="26"/>
        </w:rPr>
        <w:t>Kiểm định Levene</w:t>
      </w:r>
    </w:p>
    <w:p w14:paraId="1888B631" w14:textId="45A96FC1" w:rsidR="00EF11BA" w:rsidRPr="00EB508F" w:rsidRDefault="00EF11BA" w:rsidP="009E7C51">
      <w:pPr>
        <w:pStyle w:val="ListParagraph"/>
        <w:numPr>
          <w:ilvl w:val="0"/>
          <w:numId w:val="9"/>
        </w:numPr>
        <w:rPr>
          <w:rFonts w:ascii="Times New Roman" w:hAnsi="Times New Roman" w:cs="Times New Roman"/>
          <w:b/>
          <w:color w:val="4472C4" w:themeColor="accent1"/>
          <w:sz w:val="28"/>
          <w:szCs w:val="28"/>
          <w:lang w:val="vi-VN"/>
        </w:rPr>
      </w:pPr>
      <w:r w:rsidRPr="00EB508F">
        <w:rPr>
          <w:rFonts w:ascii="Times New Roman" w:hAnsi="Times New Roman" w:cs="Times New Roman"/>
          <w:sz w:val="28"/>
          <w:szCs w:val="26"/>
          <w:lang w:val="vi-VN"/>
        </w:rPr>
        <w:t>Dùng hàm AVERAGE tính giá trị trung bình của từng nhóm con</w:t>
      </w:r>
    </w:p>
    <w:p w14:paraId="5A2AB419" w14:textId="668338A2" w:rsidR="002D0AAA" w:rsidRDefault="00572DF1" w:rsidP="00572DF1">
      <w:pPr>
        <w:ind w:left="1800"/>
        <w:rPr>
          <w:rFonts w:ascii="Times New Roman" w:hAnsi="Times New Roman" w:cs="Times New Roman"/>
          <w:b/>
          <w:bCs/>
          <w:color w:val="4472C4" w:themeColor="accent1"/>
          <w:sz w:val="28"/>
          <w:szCs w:val="28"/>
        </w:rPr>
      </w:pPr>
      <w:r w:rsidRPr="00572DF1">
        <w:rPr>
          <w:rFonts w:ascii="Times New Roman" w:hAnsi="Times New Roman" w:cs="Times New Roman"/>
          <w:b/>
          <w:bCs/>
          <w:noProof/>
          <w:color w:val="4472C4" w:themeColor="accent1"/>
          <w:sz w:val="28"/>
          <w:szCs w:val="28"/>
        </w:rPr>
        <w:drawing>
          <wp:inline distT="0" distB="0" distL="0" distR="0" wp14:anchorId="122BDB64" wp14:editId="378C4B78">
            <wp:extent cx="3096057" cy="676369"/>
            <wp:effectExtent l="0" t="0" r="9525" b="9525"/>
            <wp:docPr id="100" name="Picture 10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able&#10;&#10;Description automatically generated"/>
                    <pic:cNvPicPr/>
                  </pic:nvPicPr>
                  <pic:blipFill>
                    <a:blip r:embed="rId66"/>
                    <a:stretch>
                      <a:fillRect/>
                    </a:stretch>
                  </pic:blipFill>
                  <pic:spPr>
                    <a:xfrm>
                      <a:off x="0" y="0"/>
                      <a:ext cx="3096057" cy="676369"/>
                    </a:xfrm>
                    <a:prstGeom prst="rect">
                      <a:avLst/>
                    </a:prstGeom>
                  </pic:spPr>
                </pic:pic>
              </a:graphicData>
            </a:graphic>
          </wp:inline>
        </w:drawing>
      </w:r>
    </w:p>
    <w:p w14:paraId="4874D96A" w14:textId="2E8A21F1" w:rsidR="008C662A" w:rsidRPr="00592709" w:rsidRDefault="00572DF1" w:rsidP="008C662A">
      <w:pPr>
        <w:ind w:left="360" w:firstLine="360"/>
        <w:rPr>
          <w:rFonts w:ascii="Times New Roman" w:hAnsi="Times New Roman" w:cs="Times New Roman"/>
          <w:sz w:val="28"/>
          <w:szCs w:val="26"/>
        </w:rPr>
      </w:pPr>
      <w:r w:rsidRPr="00572DF1">
        <w:rPr>
          <w:rFonts w:ascii="Times New Roman" w:hAnsi="Times New Roman" w:cs="Times New Roman"/>
          <w:sz w:val="28"/>
          <w:szCs w:val="26"/>
        </w:rPr>
        <w:t xml:space="preserve">Tương </w:t>
      </w:r>
      <w:r w:rsidRPr="00EB508F">
        <w:rPr>
          <w:rFonts w:ascii="Times New Roman" w:hAnsi="Times New Roman" w:cs="Times New Roman"/>
          <w:sz w:val="28"/>
          <w:szCs w:val="26"/>
        </w:rPr>
        <w:t>tự phần 2.1</w:t>
      </w:r>
      <w:r w:rsidR="008C662A" w:rsidRPr="00EB508F">
        <w:rPr>
          <w:rFonts w:ascii="Times New Roman" w:hAnsi="Times New Roman" w:cs="Times New Roman"/>
          <w:sz w:val="28"/>
          <w:szCs w:val="26"/>
        </w:rPr>
        <w:t>, lần lượt ta tính được các giá trị Z</w:t>
      </w:r>
      <w:r w:rsidR="00676D62" w:rsidRPr="00592709">
        <w:rPr>
          <w:rFonts w:ascii="Times New Roman" w:hAnsi="Times New Roman" w:cs="Times New Roman"/>
          <w:sz w:val="28"/>
          <w:szCs w:val="26"/>
        </w:rPr>
        <w:t>ij</w:t>
      </w:r>
    </w:p>
    <w:p w14:paraId="08FA73AF" w14:textId="77777777" w:rsidR="007A05BD" w:rsidRDefault="007A05BD" w:rsidP="007A05BD">
      <w:pPr>
        <w:ind w:left="360" w:firstLine="360"/>
        <w:rPr>
          <w:rFonts w:ascii="Times New Roman" w:hAnsi="Times New Roman" w:cs="Times New Roman"/>
          <w:sz w:val="28"/>
          <w:szCs w:val="26"/>
          <w:lang w:val="en-US"/>
        </w:rPr>
      </w:pPr>
      <w:r w:rsidRPr="00EB508F">
        <w:rPr>
          <w:rFonts w:ascii="Times New Roman" w:hAnsi="Times New Roman" w:cs="Times New Roman"/>
          <w:sz w:val="28"/>
          <w:szCs w:val="26"/>
        </w:rPr>
        <w:lastRenderedPageBreak/>
        <w:tab/>
      </w:r>
      <w:r w:rsidRPr="007A05BD">
        <w:rPr>
          <w:rFonts w:ascii="Times New Roman" w:hAnsi="Times New Roman" w:cs="Times New Roman"/>
          <w:noProof/>
          <w:sz w:val="28"/>
          <w:szCs w:val="26"/>
          <w:lang w:val="en-US"/>
        </w:rPr>
        <w:drawing>
          <wp:inline distT="0" distB="0" distL="0" distR="0" wp14:anchorId="53721637" wp14:editId="5ACB1D03">
            <wp:extent cx="2286319" cy="3858163"/>
            <wp:effectExtent l="0" t="0" r="0" b="9525"/>
            <wp:docPr id="101" name="Picture 10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A screenshot of a computer&#10;&#10;Description automatically generated with low confidence"/>
                    <pic:cNvPicPr/>
                  </pic:nvPicPr>
                  <pic:blipFill>
                    <a:blip r:embed="rId67"/>
                    <a:stretch>
                      <a:fillRect/>
                    </a:stretch>
                  </pic:blipFill>
                  <pic:spPr>
                    <a:xfrm>
                      <a:off x="0" y="0"/>
                      <a:ext cx="2286319" cy="3858163"/>
                    </a:xfrm>
                    <a:prstGeom prst="rect">
                      <a:avLst/>
                    </a:prstGeom>
                  </pic:spPr>
                </pic:pic>
              </a:graphicData>
            </a:graphic>
          </wp:inline>
        </w:drawing>
      </w:r>
    </w:p>
    <w:p w14:paraId="42446777" w14:textId="08A79A14" w:rsidR="007A05BD" w:rsidRDefault="007A05BD" w:rsidP="007A05BD">
      <w:pPr>
        <w:ind w:left="360" w:firstLine="360"/>
        <w:rPr>
          <w:rFonts w:ascii="Times New Roman" w:hAnsi="Times New Roman" w:cs="Times New Roman"/>
          <w:sz w:val="28"/>
          <w:szCs w:val="26"/>
          <w:lang w:val="en-US"/>
        </w:rPr>
      </w:pPr>
      <w:proofErr w:type="spellStart"/>
      <w:r w:rsidRPr="007A05BD">
        <w:rPr>
          <w:rFonts w:ascii="Times New Roman" w:hAnsi="Times New Roman" w:cs="Times New Roman"/>
          <w:sz w:val="28"/>
          <w:szCs w:val="26"/>
          <w:lang w:val="en-US"/>
        </w:rPr>
        <w:t>Sử</w:t>
      </w:r>
      <w:proofErr w:type="spellEnd"/>
      <w:r w:rsidRPr="007A05BD">
        <w:rPr>
          <w:rFonts w:ascii="Times New Roman" w:hAnsi="Times New Roman" w:cs="Times New Roman"/>
          <w:sz w:val="28"/>
          <w:szCs w:val="26"/>
          <w:lang w:val="en-US"/>
        </w:rPr>
        <w:t xml:space="preserve"> </w:t>
      </w:r>
      <w:proofErr w:type="spellStart"/>
      <w:r w:rsidRPr="007A05BD">
        <w:rPr>
          <w:rFonts w:ascii="Times New Roman" w:hAnsi="Times New Roman" w:cs="Times New Roman"/>
          <w:sz w:val="28"/>
          <w:szCs w:val="26"/>
          <w:lang w:val="en-US"/>
        </w:rPr>
        <w:t>dụng</w:t>
      </w:r>
      <w:proofErr w:type="spellEnd"/>
      <w:r w:rsidRPr="007A05BD">
        <w:rPr>
          <w:rFonts w:ascii="Times New Roman" w:hAnsi="Times New Roman" w:cs="Times New Roman"/>
          <w:sz w:val="28"/>
          <w:szCs w:val="26"/>
          <w:lang w:val="en-US"/>
        </w:rPr>
        <w:t xml:space="preserve"> </w:t>
      </w:r>
      <w:proofErr w:type="spellStart"/>
      <w:r w:rsidRPr="007A05BD">
        <w:rPr>
          <w:rFonts w:ascii="Times New Roman" w:hAnsi="Times New Roman" w:cs="Times New Roman"/>
          <w:sz w:val="28"/>
          <w:szCs w:val="26"/>
          <w:lang w:val="en-US"/>
        </w:rPr>
        <w:t>chức</w:t>
      </w:r>
      <w:proofErr w:type="spellEnd"/>
      <w:r w:rsidRPr="007A05BD">
        <w:rPr>
          <w:rFonts w:ascii="Times New Roman" w:hAnsi="Times New Roman" w:cs="Times New Roman"/>
          <w:sz w:val="28"/>
          <w:szCs w:val="26"/>
          <w:lang w:val="en-US"/>
        </w:rPr>
        <w:t xml:space="preserve"> </w:t>
      </w:r>
      <w:proofErr w:type="spellStart"/>
      <w:r w:rsidRPr="007A05BD">
        <w:rPr>
          <w:rFonts w:ascii="Times New Roman" w:hAnsi="Times New Roman" w:cs="Times New Roman"/>
          <w:sz w:val="28"/>
          <w:szCs w:val="26"/>
          <w:lang w:val="en-US"/>
        </w:rPr>
        <w:t>năng</w:t>
      </w:r>
      <w:proofErr w:type="spellEnd"/>
      <w:r w:rsidRPr="007A05BD">
        <w:rPr>
          <w:rFonts w:ascii="Times New Roman" w:hAnsi="Times New Roman" w:cs="Times New Roman"/>
          <w:sz w:val="28"/>
          <w:szCs w:val="26"/>
          <w:lang w:val="en-US"/>
        </w:rPr>
        <w:t xml:space="preserve"> </w:t>
      </w:r>
      <w:r w:rsidRPr="007A05BD">
        <w:rPr>
          <w:rFonts w:ascii="Times New Roman" w:hAnsi="Times New Roman" w:cs="Times New Roman"/>
          <w:sz w:val="28"/>
          <w:szCs w:val="26"/>
        </w:rPr>
        <w:t>Anova: Single Factor</w:t>
      </w:r>
      <w:r w:rsidR="0066251C">
        <w:rPr>
          <w:rFonts w:ascii="Times New Roman" w:hAnsi="Times New Roman" w:cs="Times New Roman"/>
          <w:sz w:val="28"/>
          <w:szCs w:val="26"/>
          <w:lang w:val="en-US"/>
        </w:rPr>
        <w:t xml:space="preserve"> ta </w:t>
      </w:r>
      <w:proofErr w:type="spellStart"/>
      <w:r w:rsidR="0066251C">
        <w:rPr>
          <w:rFonts w:ascii="Times New Roman" w:hAnsi="Times New Roman" w:cs="Times New Roman"/>
          <w:sz w:val="28"/>
          <w:szCs w:val="26"/>
          <w:lang w:val="en-US"/>
        </w:rPr>
        <w:t>được</w:t>
      </w:r>
      <w:proofErr w:type="spellEnd"/>
      <w:r w:rsidR="0066251C">
        <w:rPr>
          <w:rFonts w:ascii="Times New Roman" w:hAnsi="Times New Roman" w:cs="Times New Roman"/>
          <w:sz w:val="28"/>
          <w:szCs w:val="26"/>
          <w:lang w:val="en-US"/>
        </w:rPr>
        <w:t xml:space="preserve"> </w:t>
      </w:r>
      <w:proofErr w:type="spellStart"/>
      <w:r w:rsidR="0066251C">
        <w:rPr>
          <w:rFonts w:ascii="Times New Roman" w:hAnsi="Times New Roman" w:cs="Times New Roman"/>
          <w:sz w:val="28"/>
          <w:szCs w:val="26"/>
          <w:lang w:val="en-US"/>
        </w:rPr>
        <w:t>kết</w:t>
      </w:r>
      <w:proofErr w:type="spellEnd"/>
      <w:r w:rsidR="0066251C">
        <w:rPr>
          <w:rFonts w:ascii="Times New Roman" w:hAnsi="Times New Roman" w:cs="Times New Roman"/>
          <w:sz w:val="28"/>
          <w:szCs w:val="26"/>
          <w:lang w:val="en-US"/>
        </w:rPr>
        <w:t xml:space="preserve"> </w:t>
      </w:r>
      <w:proofErr w:type="spellStart"/>
      <w:r w:rsidR="0066251C">
        <w:rPr>
          <w:rFonts w:ascii="Times New Roman" w:hAnsi="Times New Roman" w:cs="Times New Roman"/>
          <w:sz w:val="28"/>
          <w:szCs w:val="26"/>
          <w:lang w:val="en-US"/>
        </w:rPr>
        <w:t>quả</w:t>
      </w:r>
      <w:proofErr w:type="spellEnd"/>
      <w:r w:rsidR="0066251C">
        <w:rPr>
          <w:rFonts w:ascii="Times New Roman" w:hAnsi="Times New Roman" w:cs="Times New Roman"/>
          <w:sz w:val="28"/>
          <w:szCs w:val="26"/>
          <w:lang w:val="en-US"/>
        </w:rPr>
        <w:t xml:space="preserve"> </w:t>
      </w:r>
      <w:proofErr w:type="spellStart"/>
      <w:r w:rsidR="0066251C">
        <w:rPr>
          <w:rFonts w:ascii="Times New Roman" w:hAnsi="Times New Roman" w:cs="Times New Roman"/>
          <w:sz w:val="28"/>
          <w:szCs w:val="26"/>
          <w:lang w:val="en-US"/>
        </w:rPr>
        <w:t>như</w:t>
      </w:r>
      <w:proofErr w:type="spellEnd"/>
      <w:r w:rsidR="0066251C">
        <w:rPr>
          <w:rFonts w:ascii="Times New Roman" w:hAnsi="Times New Roman" w:cs="Times New Roman"/>
          <w:sz w:val="28"/>
          <w:szCs w:val="26"/>
          <w:lang w:val="en-US"/>
        </w:rPr>
        <w:t xml:space="preserve"> </w:t>
      </w:r>
      <w:proofErr w:type="spellStart"/>
      <w:r w:rsidR="0066251C">
        <w:rPr>
          <w:rFonts w:ascii="Times New Roman" w:hAnsi="Times New Roman" w:cs="Times New Roman"/>
          <w:sz w:val="28"/>
          <w:szCs w:val="26"/>
          <w:lang w:val="en-US"/>
        </w:rPr>
        <w:t>hình</w:t>
      </w:r>
      <w:proofErr w:type="spellEnd"/>
      <w:r w:rsidR="0066251C">
        <w:rPr>
          <w:rFonts w:ascii="Times New Roman" w:hAnsi="Times New Roman" w:cs="Times New Roman"/>
          <w:sz w:val="28"/>
          <w:szCs w:val="26"/>
          <w:lang w:val="en-US"/>
        </w:rPr>
        <w:t>:</w:t>
      </w:r>
    </w:p>
    <w:p w14:paraId="68B7FEA5" w14:textId="77777777" w:rsidR="001F78AC" w:rsidRDefault="0066251C" w:rsidP="001F78AC">
      <w:pPr>
        <w:ind w:left="360" w:firstLine="360"/>
        <w:rPr>
          <w:rFonts w:ascii="Times New Roman" w:hAnsi="Times New Roman" w:cs="Times New Roman"/>
          <w:sz w:val="28"/>
          <w:szCs w:val="26"/>
          <w:lang w:val="en-US"/>
        </w:rPr>
      </w:pPr>
      <w:r>
        <w:rPr>
          <w:rFonts w:ascii="Times New Roman" w:hAnsi="Times New Roman" w:cs="Times New Roman"/>
          <w:sz w:val="28"/>
          <w:szCs w:val="26"/>
          <w:lang w:val="en-US"/>
        </w:rPr>
        <w:tab/>
      </w:r>
      <w:r w:rsidRPr="0066251C">
        <w:rPr>
          <w:rFonts w:ascii="Times New Roman" w:hAnsi="Times New Roman" w:cs="Times New Roman"/>
          <w:noProof/>
          <w:sz w:val="28"/>
          <w:szCs w:val="26"/>
          <w:lang w:val="en-US"/>
        </w:rPr>
        <w:drawing>
          <wp:inline distT="0" distB="0" distL="0" distR="0" wp14:anchorId="080A03FA" wp14:editId="42D06906">
            <wp:extent cx="4953000" cy="2994554"/>
            <wp:effectExtent l="0" t="0" r="0" b="0"/>
            <wp:docPr id="102" name="Picture 102"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pplication, table, Excel&#10;&#10;Description automatically generated"/>
                    <pic:cNvPicPr/>
                  </pic:nvPicPr>
                  <pic:blipFill>
                    <a:blip r:embed="rId68"/>
                    <a:stretch>
                      <a:fillRect/>
                    </a:stretch>
                  </pic:blipFill>
                  <pic:spPr>
                    <a:xfrm>
                      <a:off x="0" y="0"/>
                      <a:ext cx="4968704" cy="3004049"/>
                    </a:xfrm>
                    <a:prstGeom prst="rect">
                      <a:avLst/>
                    </a:prstGeom>
                  </pic:spPr>
                </pic:pic>
              </a:graphicData>
            </a:graphic>
          </wp:inline>
        </w:drawing>
      </w:r>
    </w:p>
    <w:p w14:paraId="63966754" w14:textId="76B54798" w:rsidR="001F78AC" w:rsidRPr="001F78AC" w:rsidRDefault="001F78AC" w:rsidP="001F78AC">
      <w:pPr>
        <w:ind w:left="360" w:firstLine="360"/>
        <w:rPr>
          <w:rFonts w:ascii="Times New Roman" w:hAnsi="Times New Roman" w:cs="Times New Roman"/>
          <w:sz w:val="28"/>
          <w:szCs w:val="26"/>
          <w:lang w:val="en-US"/>
        </w:rPr>
      </w:pPr>
      <w:r w:rsidRPr="001F78AC">
        <w:rPr>
          <w:rFonts w:ascii="Times New Roman" w:hAnsi="Times New Roman" w:cs="Times New Roman"/>
          <w:sz w:val="28"/>
          <w:szCs w:val="26"/>
        </w:rPr>
        <w:t xml:space="preserve">Giá trị P-value = </w:t>
      </w:r>
      <w:r>
        <w:rPr>
          <w:rFonts w:ascii="Times New Roman" w:hAnsi="Times New Roman" w:cs="Times New Roman"/>
          <w:sz w:val="28"/>
          <w:szCs w:val="26"/>
          <w:lang w:val="en-US"/>
        </w:rPr>
        <w:t>0</w:t>
      </w:r>
      <w:r w:rsidRPr="001F78AC">
        <w:rPr>
          <w:rFonts w:ascii="Times New Roman" w:hAnsi="Times New Roman" w:cs="Times New Roman"/>
          <w:sz w:val="28"/>
          <w:szCs w:val="26"/>
        </w:rPr>
        <w:t xml:space="preserve"> </w:t>
      </w:r>
      <w:r>
        <w:rPr>
          <w:rFonts w:ascii="Times New Roman" w:hAnsi="Times New Roman" w:cs="Times New Roman"/>
          <w:sz w:val="28"/>
          <w:szCs w:val="26"/>
          <w:lang w:val="en-US"/>
        </w:rPr>
        <w:t>&lt;</w:t>
      </w:r>
      <w:r w:rsidRPr="001F78AC">
        <w:rPr>
          <w:rFonts w:ascii="Times New Roman" w:hAnsi="Times New Roman" w:cs="Times New Roman"/>
          <w:sz w:val="28"/>
          <w:szCs w:val="26"/>
        </w:rPr>
        <w:t xml:space="preserve"> 0.05</w:t>
      </w:r>
      <w:r w:rsidRPr="001F78AC">
        <w:rPr>
          <w:rFonts w:ascii="Times New Roman" w:hAnsi="Times New Roman" w:cs="Times New Roman"/>
          <w:sz w:val="28"/>
          <w:szCs w:val="26"/>
        </w:rPr>
        <w:tab/>
      </w:r>
      <w:r>
        <w:rPr>
          <w:rFonts w:ascii="Times New Roman" w:hAnsi="Times New Roman" w:cs="Times New Roman"/>
          <w:sz w:val="28"/>
          <w:szCs w:val="26"/>
          <w:lang w:val="en-US"/>
        </w:rPr>
        <w:t xml:space="preserve"> </w:t>
      </w:r>
      <w:proofErr w:type="spellStart"/>
      <w:r>
        <w:rPr>
          <w:rFonts w:ascii="Times New Roman" w:hAnsi="Times New Roman" w:cs="Times New Roman"/>
          <w:sz w:val="28"/>
          <w:szCs w:val="26"/>
          <w:lang w:val="en-US"/>
        </w:rPr>
        <w:t>bác</w:t>
      </w:r>
      <w:proofErr w:type="spellEnd"/>
      <w:r>
        <w:rPr>
          <w:rFonts w:ascii="Times New Roman" w:hAnsi="Times New Roman" w:cs="Times New Roman"/>
          <w:sz w:val="28"/>
          <w:szCs w:val="26"/>
          <w:lang w:val="en-US"/>
        </w:rPr>
        <w:t xml:space="preserve"> </w:t>
      </w:r>
      <w:proofErr w:type="spellStart"/>
      <w:r>
        <w:rPr>
          <w:rFonts w:ascii="Times New Roman" w:hAnsi="Times New Roman" w:cs="Times New Roman"/>
          <w:sz w:val="28"/>
          <w:szCs w:val="26"/>
          <w:lang w:val="en-US"/>
        </w:rPr>
        <w:t>bỏ</w:t>
      </w:r>
      <w:proofErr w:type="spellEnd"/>
      <w:r w:rsidRPr="001F78AC">
        <w:rPr>
          <w:rFonts w:ascii="Times New Roman" w:hAnsi="Times New Roman" w:cs="Times New Roman"/>
          <w:sz w:val="28"/>
          <w:szCs w:val="26"/>
        </w:rPr>
        <w:t xml:space="preserve"> giả thiết H0</w:t>
      </w:r>
      <w:r>
        <w:rPr>
          <w:rFonts w:ascii="Times New Roman" w:hAnsi="Times New Roman" w:cs="Times New Roman"/>
          <w:sz w:val="28"/>
          <w:szCs w:val="26"/>
          <w:lang w:val="en-US"/>
        </w:rPr>
        <w:t>.</w:t>
      </w:r>
    </w:p>
    <w:p w14:paraId="21C76E48" w14:textId="7BC486B7" w:rsidR="000F2F84" w:rsidRPr="001F78AC" w:rsidRDefault="001F78AC" w:rsidP="001F78AC">
      <w:pPr>
        <w:ind w:left="360" w:firstLine="360"/>
        <w:rPr>
          <w:rFonts w:ascii="Times New Roman" w:hAnsi="Times New Roman" w:cs="Times New Roman"/>
          <w:sz w:val="28"/>
          <w:szCs w:val="26"/>
          <w:lang w:val="en-US"/>
        </w:rPr>
      </w:pPr>
      <w:proofErr w:type="spellStart"/>
      <w:r>
        <w:rPr>
          <w:rFonts w:ascii="Times New Roman" w:hAnsi="Times New Roman" w:cs="Times New Roman"/>
          <w:sz w:val="28"/>
          <w:szCs w:val="26"/>
          <w:lang w:val="en-US"/>
        </w:rPr>
        <w:t>Không</w:t>
      </w:r>
      <w:proofErr w:type="spellEnd"/>
      <w:r>
        <w:rPr>
          <w:rFonts w:ascii="Times New Roman" w:hAnsi="Times New Roman" w:cs="Times New Roman"/>
          <w:sz w:val="28"/>
          <w:szCs w:val="26"/>
          <w:lang w:val="en-US"/>
        </w:rPr>
        <w:t xml:space="preserve"> đ</w:t>
      </w:r>
      <w:r w:rsidRPr="001F78AC">
        <w:rPr>
          <w:rFonts w:ascii="Times New Roman" w:hAnsi="Times New Roman" w:cs="Times New Roman"/>
          <w:sz w:val="28"/>
          <w:szCs w:val="26"/>
        </w:rPr>
        <w:t>ủ điều kiện để phân tích tiếp ANOVA.</w:t>
      </w:r>
    </w:p>
    <w:p w14:paraId="01A3CE1A" w14:textId="77777777" w:rsidR="000F2F84" w:rsidRPr="000F2F84" w:rsidRDefault="000F2F84" w:rsidP="000F2F84">
      <w:pPr>
        <w:ind w:left="360"/>
        <w:rPr>
          <w:rFonts w:ascii="Times New Roman" w:hAnsi="Times New Roman" w:cs="Times New Roman"/>
          <w:b/>
          <w:bCs/>
          <w:color w:val="4472C4" w:themeColor="accent1"/>
          <w:sz w:val="28"/>
          <w:szCs w:val="28"/>
        </w:rPr>
      </w:pPr>
    </w:p>
    <w:p w14:paraId="29817EEE" w14:textId="77777777" w:rsidR="00885EEB" w:rsidRDefault="00F66E46" w:rsidP="009E7C51">
      <w:pPr>
        <w:pStyle w:val="ListParagraph"/>
        <w:numPr>
          <w:ilvl w:val="1"/>
          <w:numId w:val="2"/>
        </w:numPr>
        <w:spacing w:line="360" w:lineRule="auto"/>
        <w:outlineLvl w:val="2"/>
        <w:rPr>
          <w:rFonts w:ascii="Times New Roman" w:hAnsi="Times New Roman" w:cs="Times New Roman"/>
          <w:b/>
          <w:bCs/>
          <w:color w:val="4472C4" w:themeColor="accent1"/>
          <w:sz w:val="28"/>
          <w:szCs w:val="28"/>
        </w:rPr>
      </w:pPr>
      <w:bookmarkStart w:id="18" w:name="_Toc99052352"/>
      <w:proofErr w:type="spellStart"/>
      <w:r w:rsidRPr="00F66E46">
        <w:rPr>
          <w:rFonts w:ascii="Times New Roman" w:hAnsi="Times New Roman" w:cs="Times New Roman"/>
          <w:b/>
          <w:bCs/>
          <w:color w:val="4472C4" w:themeColor="accent1"/>
          <w:sz w:val="28"/>
          <w:szCs w:val="28"/>
        </w:rPr>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R</w:t>
      </w:r>
      <w:bookmarkEnd w:id="18"/>
    </w:p>
    <w:p w14:paraId="15C28203" w14:textId="58725979" w:rsidR="00507F03" w:rsidRPr="00507F03" w:rsidRDefault="00294F4C" w:rsidP="00507F03">
      <w:pPr>
        <w:pStyle w:val="ListParagraph"/>
        <w:spacing w:line="360" w:lineRule="auto"/>
        <w:ind w:left="540"/>
        <w:rPr>
          <w:rFonts w:ascii="Times New Roman" w:hAnsi="Times New Roman" w:cs="Times New Roman"/>
          <w:sz w:val="28"/>
          <w:szCs w:val="26"/>
        </w:rPr>
      </w:pPr>
      <w:proofErr w:type="spellStart"/>
      <w:r>
        <w:rPr>
          <w:rFonts w:ascii="Times New Roman" w:hAnsi="Times New Roman" w:cs="Times New Roman"/>
          <w:sz w:val="28"/>
          <w:szCs w:val="26"/>
        </w:rPr>
        <w:t>Dùng</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ngôn</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ngữ</w:t>
      </w:r>
      <w:proofErr w:type="spellEnd"/>
      <w:r>
        <w:rPr>
          <w:rFonts w:ascii="Times New Roman" w:hAnsi="Times New Roman" w:cs="Times New Roman"/>
          <w:sz w:val="28"/>
          <w:szCs w:val="26"/>
        </w:rPr>
        <w:t xml:space="preserve"> R </w:t>
      </w:r>
      <w:proofErr w:type="spellStart"/>
      <w:r>
        <w:rPr>
          <w:rFonts w:ascii="Times New Roman" w:hAnsi="Times New Roman" w:cs="Times New Roman"/>
          <w:sz w:val="28"/>
          <w:szCs w:val="26"/>
        </w:rPr>
        <w:t>về</w:t>
      </w:r>
      <w:proofErr w:type="spellEnd"/>
      <w:r>
        <w:rPr>
          <w:rFonts w:ascii="Times New Roman" w:hAnsi="Times New Roman" w:cs="Times New Roman"/>
          <w:sz w:val="28"/>
          <w:szCs w:val="26"/>
        </w:rPr>
        <w:t xml:space="preserve"> ANOVA </w:t>
      </w:r>
      <w:proofErr w:type="spellStart"/>
      <w:r>
        <w:rPr>
          <w:rFonts w:ascii="Times New Roman" w:hAnsi="Times New Roman" w:cs="Times New Roman"/>
          <w:sz w:val="28"/>
          <w:szCs w:val="26"/>
        </w:rPr>
        <w:t>với</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tập</w:t>
      </w:r>
      <w:proofErr w:type="spellEnd"/>
      <w:r>
        <w:rPr>
          <w:rFonts w:ascii="Times New Roman" w:hAnsi="Times New Roman" w:cs="Times New Roman"/>
          <w:sz w:val="28"/>
          <w:szCs w:val="26"/>
        </w:rPr>
        <w:t xml:space="preserve"> tin </w:t>
      </w:r>
      <w:proofErr w:type="spellStart"/>
      <w:r>
        <w:rPr>
          <w:rFonts w:ascii="Times New Roman" w:hAnsi="Times New Roman" w:cs="Times New Roman"/>
          <w:sz w:val="28"/>
          <w:szCs w:val="26"/>
        </w:rPr>
        <w:t>dữ</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liệu</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gồm</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Levene</w:t>
      </w:r>
      <w:proofErr w:type="spellEnd"/>
      <w:r>
        <w:rPr>
          <w:rFonts w:ascii="Times New Roman" w:hAnsi="Times New Roman" w:cs="Times New Roman"/>
          <w:sz w:val="28"/>
          <w:szCs w:val="26"/>
        </w:rPr>
        <w:t>, ANOVA, Tukey Test)</w:t>
      </w:r>
    </w:p>
    <w:p w14:paraId="74AECB1E" w14:textId="28C0B1F4" w:rsidR="00D03DA7" w:rsidRDefault="00D03DA7" w:rsidP="009E7C51">
      <w:pPr>
        <w:pStyle w:val="ListParagraph"/>
        <w:numPr>
          <w:ilvl w:val="0"/>
          <w:numId w:val="3"/>
        </w:numPr>
        <w:shd w:val="clear" w:color="auto" w:fill="FFFFFF" w:themeFill="background1"/>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 xml:space="preserve">Xử lý dữ liệu: </w:t>
      </w:r>
      <w:r w:rsidR="0051792E">
        <w:rPr>
          <w:rFonts w:ascii="Times New Roman" w:hAnsi="Times New Roman" w:cs="Times New Roman"/>
          <w:sz w:val="26"/>
          <w:szCs w:val="26"/>
          <w:lang w:val="vi-VN"/>
        </w:rPr>
        <w:t xml:space="preserve">dùng hàm stack để gom nhóm </w:t>
      </w:r>
      <w:r w:rsidR="00BB686A">
        <w:rPr>
          <w:rFonts w:ascii="Times New Roman" w:hAnsi="Times New Roman" w:cs="Times New Roman"/>
          <w:sz w:val="26"/>
          <w:szCs w:val="26"/>
          <w:lang w:val="vi-VN"/>
        </w:rPr>
        <w:t>3 môn học Math, Van, English, sau đó drop các dòng có giá trị NA, cần cài đặt package DataCombine và require để sử dụng hàm.</w:t>
      </w:r>
    </w:p>
    <w:p w14:paraId="2D48247D" w14:textId="2AFCDE5E" w:rsidR="00513D03" w:rsidRDefault="00507F03" w:rsidP="00BB686A">
      <w:pPr>
        <w:pStyle w:val="ListParagraph"/>
        <w:shd w:val="clear" w:color="auto" w:fill="FFFFFF" w:themeFill="background1"/>
        <w:spacing w:line="360" w:lineRule="auto"/>
        <w:ind w:left="900"/>
        <w:rPr>
          <w:rFonts w:ascii="Times New Roman" w:hAnsi="Times New Roman" w:cs="Times New Roman"/>
          <w:b/>
          <w:bCs/>
          <w:i/>
          <w:iCs/>
          <w:sz w:val="26"/>
          <w:szCs w:val="26"/>
        </w:rPr>
      </w:pPr>
      <w:proofErr w:type="spellStart"/>
      <w:r>
        <w:rPr>
          <w:rFonts w:ascii="Times New Roman" w:hAnsi="Times New Roman" w:cs="Times New Roman"/>
          <w:b/>
          <w:bCs/>
          <w:i/>
          <w:iCs/>
          <w:sz w:val="26"/>
          <w:szCs w:val="26"/>
        </w:rPr>
        <w:t>Kết</w:t>
      </w:r>
      <w:proofErr w:type="spellEnd"/>
      <w:r>
        <w:rPr>
          <w:rFonts w:ascii="Times New Roman" w:hAnsi="Times New Roman" w:cs="Times New Roman"/>
          <w:b/>
          <w:bCs/>
          <w:i/>
          <w:iCs/>
          <w:sz w:val="26"/>
          <w:szCs w:val="26"/>
        </w:rPr>
        <w:t xml:space="preserve"> </w:t>
      </w:r>
      <w:proofErr w:type="spellStart"/>
      <w:r>
        <w:rPr>
          <w:rFonts w:ascii="Times New Roman" w:hAnsi="Times New Roman" w:cs="Times New Roman"/>
          <w:b/>
          <w:bCs/>
          <w:i/>
          <w:iCs/>
          <w:sz w:val="26"/>
          <w:szCs w:val="26"/>
        </w:rPr>
        <w:t>quả</w:t>
      </w:r>
      <w:proofErr w:type="spellEnd"/>
      <w:r>
        <w:rPr>
          <w:rFonts w:ascii="Times New Roman" w:hAnsi="Times New Roman" w:cs="Times New Roman"/>
          <w:b/>
          <w:bCs/>
          <w:i/>
          <w:iCs/>
          <w:sz w:val="26"/>
          <w:szCs w:val="26"/>
        </w:rPr>
        <w:t xml:space="preserve">: </w:t>
      </w:r>
    </w:p>
    <w:p w14:paraId="6FA3B963" w14:textId="7956A696" w:rsidR="00CF12FA" w:rsidRPr="00CF12FA" w:rsidRDefault="00CF12FA" w:rsidP="00CF12FA">
      <w:pPr>
        <w:shd w:val="clear" w:color="auto" w:fill="FFFFFF" w:themeFill="background1"/>
        <w:spacing w:line="360" w:lineRule="auto"/>
        <w:rPr>
          <w:rFonts w:ascii="Times New Roman" w:hAnsi="Times New Roman" w:cs="Times New Roman"/>
          <w:b/>
          <w:bCs/>
          <w:i/>
          <w:iCs/>
          <w:sz w:val="26"/>
          <w:szCs w:val="26"/>
        </w:rPr>
      </w:pPr>
      <w:r>
        <w:rPr>
          <w:rFonts w:ascii="Times New Roman" w:hAnsi="Times New Roman" w:cs="Times New Roman"/>
          <w:b/>
          <w:bCs/>
          <w:i/>
          <w:iCs/>
          <w:noProof/>
          <w:sz w:val="26"/>
          <w:szCs w:val="26"/>
        </w:rPr>
        <w:drawing>
          <wp:inline distT="0" distB="0" distL="0" distR="0" wp14:anchorId="5936C358" wp14:editId="650E86CF">
            <wp:extent cx="5943600" cy="348615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486150"/>
                    </a:xfrm>
                    <a:prstGeom prst="rect">
                      <a:avLst/>
                    </a:prstGeom>
                    <a:noFill/>
                    <a:ln>
                      <a:noFill/>
                    </a:ln>
                  </pic:spPr>
                </pic:pic>
              </a:graphicData>
            </a:graphic>
          </wp:inline>
        </w:drawing>
      </w:r>
    </w:p>
    <w:p w14:paraId="74F3D7F2" w14:textId="26E7D953" w:rsidR="0003766D" w:rsidRPr="0003766D" w:rsidRDefault="00270883" w:rsidP="0003766D">
      <w:pPr>
        <w:shd w:val="clear" w:color="auto" w:fill="FFFFFF" w:themeFill="background1"/>
        <w:spacing w:line="360" w:lineRule="auto"/>
        <w:rPr>
          <w:rFonts w:ascii="Times New Roman" w:hAnsi="Times New Roman" w:cs="Times New Roman"/>
          <w:b/>
          <w:bCs/>
          <w:i/>
          <w:iCs/>
          <w:sz w:val="26"/>
          <w:szCs w:val="26"/>
        </w:rPr>
      </w:pPr>
      <w:r>
        <w:rPr>
          <w:rFonts w:ascii="Times New Roman" w:hAnsi="Times New Roman" w:cs="Times New Roman"/>
          <w:b/>
          <w:bCs/>
          <w:i/>
          <w:iCs/>
          <w:noProof/>
          <w:sz w:val="26"/>
          <w:szCs w:val="26"/>
        </w:rPr>
        <w:lastRenderedPageBreak/>
        <w:drawing>
          <wp:inline distT="0" distB="0" distL="0" distR="0" wp14:anchorId="27134F2A" wp14:editId="33B0F65B">
            <wp:extent cx="5778500" cy="43307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78500" cy="4330700"/>
                    </a:xfrm>
                    <a:prstGeom prst="rect">
                      <a:avLst/>
                    </a:prstGeom>
                    <a:noFill/>
                    <a:ln>
                      <a:noFill/>
                    </a:ln>
                  </pic:spPr>
                </pic:pic>
              </a:graphicData>
            </a:graphic>
          </wp:inline>
        </w:drawing>
      </w:r>
    </w:p>
    <w:p w14:paraId="2CA7362E" w14:textId="0C8ADD41" w:rsidR="00995F20" w:rsidRDefault="00995F20" w:rsidP="00995F20">
      <w:pPr>
        <w:shd w:val="clear" w:color="auto" w:fill="FFFFFF" w:themeFill="background1"/>
        <w:spacing w:line="360" w:lineRule="auto"/>
        <w:rPr>
          <w:rFonts w:ascii="Times New Roman" w:hAnsi="Times New Roman" w:cs="Times New Roman"/>
          <w:b/>
          <w:bCs/>
          <w:i/>
          <w:iCs/>
          <w:sz w:val="26"/>
          <w:szCs w:val="26"/>
        </w:rPr>
      </w:pPr>
      <w:r>
        <w:rPr>
          <w:rFonts w:ascii="Times New Roman" w:hAnsi="Times New Roman" w:cs="Times New Roman"/>
          <w:noProof/>
          <w:sz w:val="26"/>
          <w:szCs w:val="26"/>
        </w:rPr>
        <w:drawing>
          <wp:inline distT="0" distB="0" distL="0" distR="0" wp14:anchorId="4656B3F2" wp14:editId="074220A3">
            <wp:extent cx="5937250" cy="3117850"/>
            <wp:effectExtent l="0" t="0" r="6350" b="6350"/>
            <wp:docPr id="202" name="Picture 20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202" descr="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7250" cy="3117850"/>
                    </a:xfrm>
                    <a:prstGeom prst="rect">
                      <a:avLst/>
                    </a:prstGeom>
                    <a:noFill/>
                    <a:ln>
                      <a:noFill/>
                    </a:ln>
                  </pic:spPr>
                </pic:pic>
              </a:graphicData>
            </a:graphic>
          </wp:inline>
        </w:drawing>
      </w:r>
    </w:p>
    <w:p w14:paraId="4D60BADA" w14:textId="6F83D466" w:rsidR="00507F03" w:rsidRDefault="00507F03" w:rsidP="009E7C51">
      <w:pPr>
        <w:pStyle w:val="ListParagraph"/>
        <w:numPr>
          <w:ilvl w:val="0"/>
          <w:numId w:val="5"/>
        </w:numPr>
        <w:shd w:val="clear" w:color="auto" w:fill="FFFFFF" w:themeFill="background1"/>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lastRenderedPageBreak/>
        <w:t xml:space="preserve">Hàm kiểm định Levene: </w:t>
      </w:r>
      <w:r>
        <w:rPr>
          <w:rFonts w:ascii="Times New Roman" w:hAnsi="Times New Roman" w:cs="Times New Roman"/>
          <w:sz w:val="26"/>
          <w:szCs w:val="26"/>
          <w:lang w:val="vi-VN"/>
        </w:rPr>
        <w:t xml:space="preserve">Sử dụng hàm </w:t>
      </w:r>
      <w:r>
        <w:rPr>
          <w:rFonts w:ascii="Times New Roman" w:hAnsi="Times New Roman" w:cs="Times New Roman"/>
          <w:b/>
          <w:bCs/>
          <w:i/>
          <w:iCs/>
          <w:sz w:val="26"/>
          <w:szCs w:val="26"/>
          <w:lang w:val="vi-VN"/>
        </w:rPr>
        <w:t xml:space="preserve">leveneTest(value, group, center=mean), </w:t>
      </w:r>
      <w:r>
        <w:rPr>
          <w:rFonts w:ascii="Times New Roman" w:hAnsi="Times New Roman" w:cs="Times New Roman"/>
          <w:sz w:val="26"/>
          <w:szCs w:val="26"/>
          <w:lang w:val="vi-VN"/>
        </w:rPr>
        <w:t xml:space="preserve">cần cài đặt package car và require để sử dụng hàm. </w:t>
      </w:r>
    </w:p>
    <w:p w14:paraId="35B1DCD7" w14:textId="477BC726" w:rsidR="00E15D26" w:rsidRPr="00513D03" w:rsidRDefault="007C2DEC" w:rsidP="00513D03">
      <w:pPr>
        <w:pStyle w:val="ListParagraph"/>
        <w:spacing w:line="360" w:lineRule="auto"/>
        <w:ind w:left="180"/>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B5A3BDC" wp14:editId="7D13CBEA">
            <wp:extent cx="5937250" cy="1136650"/>
            <wp:effectExtent l="0" t="0" r="6350" b="635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7250" cy="1136650"/>
                    </a:xfrm>
                    <a:prstGeom prst="rect">
                      <a:avLst/>
                    </a:prstGeom>
                    <a:noFill/>
                    <a:ln>
                      <a:noFill/>
                    </a:ln>
                  </pic:spPr>
                </pic:pic>
              </a:graphicData>
            </a:graphic>
          </wp:inline>
        </w:drawing>
      </w:r>
    </w:p>
    <w:p w14:paraId="611C51B6" w14:textId="77777777" w:rsidR="00F740FF" w:rsidRDefault="00496795" w:rsidP="009E7C51">
      <w:pPr>
        <w:pStyle w:val="ListParagraph"/>
        <w:numPr>
          <w:ilvl w:val="1"/>
          <w:numId w:val="7"/>
        </w:numPr>
        <w:tabs>
          <w:tab w:val="left" w:pos="1620"/>
        </w:tabs>
        <w:spacing w:line="360" w:lineRule="auto"/>
        <w:rPr>
          <w:rFonts w:ascii="Times New Roman" w:hAnsi="Times New Roman" w:cs="Times New Roman"/>
          <w:sz w:val="26"/>
          <w:szCs w:val="26"/>
          <w:lang w:val="vi-VN"/>
        </w:rPr>
      </w:pPr>
      <w:proofErr w:type="spellStart"/>
      <w:r w:rsidRPr="00B72622">
        <w:rPr>
          <w:rFonts w:ascii="Times New Roman" w:hAnsi="Times New Roman" w:cs="Times New Roman"/>
          <w:sz w:val="26"/>
          <w:szCs w:val="26"/>
        </w:rPr>
        <w:t>Vì</w:t>
      </w:r>
      <w:proofErr w:type="spellEnd"/>
      <w:r>
        <w:rPr>
          <w:rFonts w:ascii="Times New Roman" w:hAnsi="Times New Roman" w:cs="Times New Roman"/>
          <w:sz w:val="26"/>
          <w:szCs w:val="26"/>
          <w:lang w:val="vi-VN"/>
        </w:rPr>
        <w:t xml:space="preserve"> </w:t>
      </w:r>
      <w:r w:rsidR="00B72622">
        <w:rPr>
          <w:rFonts w:ascii="Times New Roman" w:hAnsi="Times New Roman" w:cs="Times New Roman"/>
          <w:sz w:val="26"/>
          <w:szCs w:val="26"/>
          <w:lang w:val="vi-VN"/>
        </w:rPr>
        <w:t xml:space="preserve">giá trị Pr &lt; 0.05 nên bác bỏ H0. </w:t>
      </w:r>
    </w:p>
    <w:p w14:paraId="5A30195F" w14:textId="34CABF5E" w:rsidR="00B45FC1" w:rsidRDefault="00B72622" w:rsidP="009E7C51">
      <w:pPr>
        <w:pStyle w:val="ListParagraph"/>
        <w:numPr>
          <w:ilvl w:val="1"/>
          <w:numId w:val="7"/>
        </w:numPr>
        <w:tabs>
          <w:tab w:val="left" w:pos="162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Không đủ điều kiện để thực hiện kiểm định ANOVA.</w:t>
      </w:r>
    </w:p>
    <w:p w14:paraId="16577357" w14:textId="77777777" w:rsidR="00F740FF" w:rsidRPr="003519AA" w:rsidRDefault="00F740FF" w:rsidP="00F740FF">
      <w:pPr>
        <w:pStyle w:val="ListParagraph"/>
        <w:tabs>
          <w:tab w:val="left" w:pos="1620"/>
        </w:tabs>
        <w:spacing w:line="360" w:lineRule="auto"/>
        <w:ind w:left="1440"/>
        <w:rPr>
          <w:rFonts w:ascii="Times New Roman" w:hAnsi="Times New Roman" w:cs="Times New Roman"/>
          <w:sz w:val="26"/>
          <w:szCs w:val="26"/>
          <w:lang w:val="vi-VN"/>
        </w:rPr>
      </w:pPr>
    </w:p>
    <w:p w14:paraId="28AA8C3B" w14:textId="77777777" w:rsidR="00BB13AB" w:rsidRDefault="00F66E46" w:rsidP="009E7C51">
      <w:pPr>
        <w:pStyle w:val="ListParagraph"/>
        <w:numPr>
          <w:ilvl w:val="1"/>
          <w:numId w:val="2"/>
        </w:numPr>
        <w:spacing w:line="360" w:lineRule="auto"/>
        <w:outlineLvl w:val="2"/>
        <w:rPr>
          <w:rFonts w:ascii="Times New Roman" w:hAnsi="Times New Roman" w:cs="Times New Roman"/>
          <w:b/>
          <w:bCs/>
          <w:color w:val="4472C4" w:themeColor="accent1"/>
          <w:sz w:val="28"/>
          <w:szCs w:val="28"/>
        </w:rPr>
      </w:pPr>
      <w:bookmarkStart w:id="19" w:name="_Toc99052353"/>
      <w:proofErr w:type="spellStart"/>
      <w:r w:rsidRPr="00F66E46">
        <w:rPr>
          <w:rFonts w:ascii="Times New Roman" w:hAnsi="Times New Roman" w:cs="Times New Roman"/>
          <w:b/>
          <w:bCs/>
          <w:color w:val="4472C4" w:themeColor="accent1"/>
          <w:sz w:val="28"/>
          <w:szCs w:val="28"/>
        </w:rPr>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Python</w:t>
      </w:r>
      <w:bookmarkEnd w:id="19"/>
    </w:p>
    <w:p w14:paraId="75905E7D" w14:textId="55B9AA6A" w:rsidR="000C085E" w:rsidRDefault="000C085E" w:rsidP="000C085E">
      <w:pPr>
        <w:ind w:firstLine="360"/>
        <w:rPr>
          <w:rFonts w:ascii="Times New Roman" w:hAnsi="Times New Roman" w:cs="Times New Roman"/>
          <w:b/>
          <w:bCs/>
          <w:color w:val="4472C4" w:themeColor="accent1"/>
          <w:sz w:val="28"/>
          <w:szCs w:val="28"/>
          <w:lang w:val="en-US"/>
        </w:rPr>
      </w:pPr>
      <w:proofErr w:type="spellStart"/>
      <w:r>
        <w:rPr>
          <w:rFonts w:ascii="Times New Roman" w:hAnsi="Times New Roman" w:cs="Times New Roman"/>
          <w:b/>
          <w:bCs/>
          <w:color w:val="4472C4" w:themeColor="accent1"/>
          <w:sz w:val="28"/>
          <w:szCs w:val="28"/>
          <w:lang w:val="en-US"/>
        </w:rPr>
        <w:t>Kiểm</w:t>
      </w:r>
      <w:proofErr w:type="spellEnd"/>
      <w:r>
        <w:rPr>
          <w:rFonts w:ascii="Times New Roman" w:hAnsi="Times New Roman" w:cs="Times New Roman"/>
          <w:b/>
          <w:bCs/>
          <w:color w:val="4472C4" w:themeColor="accent1"/>
          <w:sz w:val="28"/>
          <w:szCs w:val="28"/>
          <w:lang w:val="en-US"/>
        </w:rPr>
        <w:t xml:space="preserve"> </w:t>
      </w:r>
      <w:proofErr w:type="spellStart"/>
      <w:r>
        <w:rPr>
          <w:rFonts w:ascii="Times New Roman" w:hAnsi="Times New Roman" w:cs="Times New Roman"/>
          <w:b/>
          <w:bCs/>
          <w:color w:val="4472C4" w:themeColor="accent1"/>
          <w:sz w:val="28"/>
          <w:szCs w:val="28"/>
          <w:lang w:val="en-US"/>
        </w:rPr>
        <w:t>định</w:t>
      </w:r>
      <w:proofErr w:type="spellEnd"/>
      <w:r>
        <w:rPr>
          <w:rFonts w:ascii="Times New Roman" w:hAnsi="Times New Roman" w:cs="Times New Roman"/>
          <w:b/>
          <w:bCs/>
          <w:color w:val="4472C4" w:themeColor="accent1"/>
          <w:sz w:val="28"/>
          <w:szCs w:val="28"/>
          <w:lang w:val="en-US"/>
        </w:rPr>
        <w:t xml:space="preserve"> </w:t>
      </w:r>
      <w:proofErr w:type="spellStart"/>
      <w:r>
        <w:rPr>
          <w:rFonts w:ascii="Times New Roman" w:hAnsi="Times New Roman" w:cs="Times New Roman"/>
          <w:b/>
          <w:bCs/>
          <w:color w:val="4472C4" w:themeColor="accent1"/>
          <w:sz w:val="28"/>
          <w:szCs w:val="28"/>
          <w:lang w:val="en-US"/>
        </w:rPr>
        <w:t>Levene</w:t>
      </w:r>
      <w:proofErr w:type="spellEnd"/>
    </w:p>
    <w:p w14:paraId="70EBA04B" w14:textId="4A837901" w:rsidR="000C085E" w:rsidRPr="00D02FA7" w:rsidRDefault="008055CF" w:rsidP="000C085E">
      <w:pPr>
        <w:ind w:firstLine="360"/>
        <w:rPr>
          <w:rFonts w:ascii="Times New Roman" w:hAnsi="Times New Roman" w:cs="Times New Roman"/>
          <w:b/>
          <w:bCs/>
          <w:sz w:val="26"/>
          <w:szCs w:val="26"/>
          <w:lang w:val="en-US"/>
        </w:rPr>
      </w:pPr>
      <w:proofErr w:type="spellStart"/>
      <w:r w:rsidRPr="00D02FA7">
        <w:rPr>
          <w:rFonts w:ascii="Times New Roman" w:hAnsi="Times New Roman" w:cs="Times New Roman"/>
          <w:b/>
          <w:bCs/>
          <w:sz w:val="26"/>
          <w:szCs w:val="26"/>
          <w:lang w:val="en-US"/>
        </w:rPr>
        <w:t>Bước</w:t>
      </w:r>
      <w:proofErr w:type="spellEnd"/>
      <w:r w:rsidRPr="00D02FA7">
        <w:rPr>
          <w:rFonts w:ascii="Times New Roman" w:hAnsi="Times New Roman" w:cs="Times New Roman"/>
          <w:b/>
          <w:bCs/>
          <w:sz w:val="26"/>
          <w:szCs w:val="26"/>
          <w:lang w:val="en-US"/>
        </w:rPr>
        <w:t xml:space="preserve"> 1: </w:t>
      </w:r>
      <w:proofErr w:type="spellStart"/>
      <w:r w:rsidRPr="00D02FA7">
        <w:rPr>
          <w:rFonts w:ascii="Times New Roman" w:hAnsi="Times New Roman" w:cs="Times New Roman"/>
          <w:sz w:val="26"/>
          <w:szCs w:val="26"/>
          <w:lang w:val="en-US"/>
        </w:rPr>
        <w:t>Chọn</w:t>
      </w:r>
      <w:proofErr w:type="spellEnd"/>
      <w:r w:rsidRPr="00D02FA7">
        <w:rPr>
          <w:rFonts w:ascii="Times New Roman" w:hAnsi="Times New Roman" w:cs="Times New Roman"/>
          <w:sz w:val="26"/>
          <w:szCs w:val="26"/>
          <w:lang w:val="en-US"/>
        </w:rPr>
        <w:t xml:space="preserve"> </w:t>
      </w:r>
      <w:proofErr w:type="spellStart"/>
      <w:r w:rsidRPr="00D02FA7">
        <w:rPr>
          <w:rFonts w:ascii="Times New Roman" w:hAnsi="Times New Roman" w:cs="Times New Roman"/>
          <w:sz w:val="26"/>
          <w:szCs w:val="26"/>
          <w:lang w:val="en-US"/>
        </w:rPr>
        <w:t>ra</w:t>
      </w:r>
      <w:proofErr w:type="spellEnd"/>
      <w:r w:rsidRPr="00D02FA7">
        <w:rPr>
          <w:rFonts w:ascii="Times New Roman" w:hAnsi="Times New Roman" w:cs="Times New Roman"/>
          <w:sz w:val="26"/>
          <w:szCs w:val="26"/>
          <w:lang w:val="en-US"/>
        </w:rPr>
        <w:t xml:space="preserve"> 3 group</w:t>
      </w:r>
    </w:p>
    <w:p w14:paraId="41A65E06" w14:textId="0239AA35" w:rsidR="00D02FA7" w:rsidRDefault="00D02FA7" w:rsidP="000C085E">
      <w:pPr>
        <w:ind w:firstLine="360"/>
        <w:rPr>
          <w:rFonts w:ascii="Times New Roman" w:hAnsi="Times New Roman" w:cs="Times New Roman"/>
          <w:b/>
          <w:bCs/>
          <w:color w:val="4472C4" w:themeColor="accent1"/>
          <w:sz w:val="28"/>
          <w:szCs w:val="28"/>
          <w:lang w:val="en-US"/>
        </w:rPr>
      </w:pPr>
      <w:r>
        <w:rPr>
          <w:noProof/>
        </w:rPr>
        <w:drawing>
          <wp:inline distT="0" distB="0" distL="0" distR="0" wp14:anchorId="79435FE8" wp14:editId="28C35161">
            <wp:extent cx="4629150" cy="1047750"/>
            <wp:effectExtent l="0" t="0" r="0" b="0"/>
            <wp:docPr id="224" name="Hình ảnh 22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Hình ảnh 224" descr="Ảnh có chứa văn bản&#10;&#10;Mô tả được tạo tự động"/>
                    <pic:cNvPicPr/>
                  </pic:nvPicPr>
                  <pic:blipFill>
                    <a:blip r:embed="rId73"/>
                    <a:stretch>
                      <a:fillRect/>
                    </a:stretch>
                  </pic:blipFill>
                  <pic:spPr>
                    <a:xfrm>
                      <a:off x="0" y="0"/>
                      <a:ext cx="4629150" cy="1047750"/>
                    </a:xfrm>
                    <a:prstGeom prst="rect">
                      <a:avLst/>
                    </a:prstGeom>
                  </pic:spPr>
                </pic:pic>
              </a:graphicData>
            </a:graphic>
          </wp:inline>
        </w:drawing>
      </w:r>
    </w:p>
    <w:p w14:paraId="3E466B75" w14:textId="6CD84D0C" w:rsidR="00D02FA7" w:rsidRDefault="00D02FA7" w:rsidP="000C085E">
      <w:pPr>
        <w:ind w:firstLine="360"/>
        <w:rPr>
          <w:rFonts w:ascii="Times New Roman" w:hAnsi="Times New Roman" w:cs="Times New Roman"/>
          <w:sz w:val="26"/>
          <w:szCs w:val="26"/>
          <w:lang w:val="en-US"/>
        </w:rPr>
      </w:pPr>
      <w:proofErr w:type="spellStart"/>
      <w:r w:rsidRPr="000D6B9C">
        <w:rPr>
          <w:rFonts w:ascii="Times New Roman" w:hAnsi="Times New Roman" w:cs="Times New Roman"/>
          <w:b/>
          <w:bCs/>
          <w:sz w:val="26"/>
          <w:szCs w:val="26"/>
          <w:lang w:val="en-US"/>
        </w:rPr>
        <w:t>Bước</w:t>
      </w:r>
      <w:proofErr w:type="spellEnd"/>
      <w:r w:rsidRPr="000D6B9C">
        <w:rPr>
          <w:rFonts w:ascii="Times New Roman" w:hAnsi="Times New Roman" w:cs="Times New Roman"/>
          <w:b/>
          <w:bCs/>
          <w:sz w:val="26"/>
          <w:szCs w:val="26"/>
          <w:lang w:val="en-US"/>
        </w:rPr>
        <w:t xml:space="preserve"> 2: </w:t>
      </w:r>
      <w:proofErr w:type="spellStart"/>
      <w:r w:rsidR="000D6B9C" w:rsidRPr="000D6B9C">
        <w:rPr>
          <w:rFonts w:ascii="Times New Roman" w:hAnsi="Times New Roman" w:cs="Times New Roman"/>
          <w:sz w:val="26"/>
          <w:szCs w:val="26"/>
          <w:lang w:val="en-US"/>
        </w:rPr>
        <w:t>Thực</w:t>
      </w:r>
      <w:proofErr w:type="spellEnd"/>
      <w:r w:rsidR="000D6B9C" w:rsidRPr="000D6B9C">
        <w:rPr>
          <w:rFonts w:ascii="Times New Roman" w:hAnsi="Times New Roman" w:cs="Times New Roman"/>
          <w:sz w:val="26"/>
          <w:szCs w:val="26"/>
          <w:lang w:val="en-US"/>
        </w:rPr>
        <w:t xml:space="preserve"> </w:t>
      </w:r>
      <w:proofErr w:type="spellStart"/>
      <w:r w:rsidR="000D6B9C" w:rsidRPr="000D6B9C">
        <w:rPr>
          <w:rFonts w:ascii="Times New Roman" w:hAnsi="Times New Roman" w:cs="Times New Roman"/>
          <w:sz w:val="26"/>
          <w:szCs w:val="26"/>
          <w:lang w:val="en-US"/>
        </w:rPr>
        <w:t>hiện</w:t>
      </w:r>
      <w:proofErr w:type="spellEnd"/>
      <w:r w:rsidR="000D6B9C" w:rsidRPr="000D6B9C">
        <w:rPr>
          <w:rFonts w:ascii="Times New Roman" w:hAnsi="Times New Roman" w:cs="Times New Roman"/>
          <w:sz w:val="26"/>
          <w:szCs w:val="26"/>
          <w:lang w:val="en-US"/>
        </w:rPr>
        <w:t xml:space="preserve"> </w:t>
      </w:r>
      <w:proofErr w:type="spellStart"/>
      <w:r w:rsidR="000D6B9C" w:rsidRPr="000D6B9C">
        <w:rPr>
          <w:rFonts w:ascii="Times New Roman" w:hAnsi="Times New Roman" w:cs="Times New Roman"/>
          <w:sz w:val="26"/>
          <w:szCs w:val="26"/>
          <w:lang w:val="en-US"/>
        </w:rPr>
        <w:t>kiểm</w:t>
      </w:r>
      <w:proofErr w:type="spellEnd"/>
      <w:r w:rsidR="000D6B9C" w:rsidRPr="000D6B9C">
        <w:rPr>
          <w:rFonts w:ascii="Times New Roman" w:hAnsi="Times New Roman" w:cs="Times New Roman"/>
          <w:sz w:val="26"/>
          <w:szCs w:val="26"/>
          <w:lang w:val="en-US"/>
        </w:rPr>
        <w:t xml:space="preserve"> </w:t>
      </w:r>
      <w:proofErr w:type="spellStart"/>
      <w:r w:rsidR="000D6B9C" w:rsidRPr="000D6B9C">
        <w:rPr>
          <w:rFonts w:ascii="Times New Roman" w:hAnsi="Times New Roman" w:cs="Times New Roman"/>
          <w:sz w:val="26"/>
          <w:szCs w:val="26"/>
          <w:lang w:val="en-US"/>
        </w:rPr>
        <w:t>định</w:t>
      </w:r>
      <w:proofErr w:type="spellEnd"/>
      <w:r w:rsidR="000D6B9C" w:rsidRPr="000D6B9C">
        <w:rPr>
          <w:rFonts w:ascii="Times New Roman" w:hAnsi="Times New Roman" w:cs="Times New Roman"/>
          <w:sz w:val="26"/>
          <w:szCs w:val="26"/>
          <w:lang w:val="en-US"/>
        </w:rPr>
        <w:t xml:space="preserve"> </w:t>
      </w:r>
      <w:proofErr w:type="spellStart"/>
      <w:r w:rsidR="000D6B9C" w:rsidRPr="000D6B9C">
        <w:rPr>
          <w:rFonts w:ascii="Times New Roman" w:hAnsi="Times New Roman" w:cs="Times New Roman"/>
          <w:sz w:val="26"/>
          <w:szCs w:val="26"/>
          <w:lang w:val="en-US"/>
        </w:rPr>
        <w:t>với</w:t>
      </w:r>
      <w:proofErr w:type="spellEnd"/>
      <w:r w:rsidR="000D6B9C" w:rsidRPr="000D6B9C">
        <w:rPr>
          <w:rFonts w:ascii="Times New Roman" w:hAnsi="Times New Roman" w:cs="Times New Roman"/>
          <w:sz w:val="26"/>
          <w:szCs w:val="26"/>
          <w:lang w:val="en-US"/>
        </w:rPr>
        <w:t xml:space="preserve"> </w:t>
      </w:r>
      <w:proofErr w:type="spellStart"/>
      <w:r w:rsidR="000D6B9C" w:rsidRPr="000D6B9C">
        <w:rPr>
          <w:rFonts w:ascii="Times New Roman" w:hAnsi="Times New Roman" w:cs="Times New Roman"/>
          <w:sz w:val="26"/>
          <w:szCs w:val="26"/>
          <w:lang w:val="en-US"/>
        </w:rPr>
        <w:t>hàm</w:t>
      </w:r>
      <w:proofErr w:type="spellEnd"/>
      <w:r w:rsidR="000D6B9C" w:rsidRPr="000D6B9C">
        <w:rPr>
          <w:rFonts w:ascii="Times New Roman" w:hAnsi="Times New Roman" w:cs="Times New Roman"/>
          <w:sz w:val="26"/>
          <w:szCs w:val="26"/>
          <w:lang w:val="en-US"/>
        </w:rPr>
        <w:t xml:space="preserve"> </w:t>
      </w:r>
      <w:proofErr w:type="spellStart"/>
      <w:r w:rsidR="000D6B9C" w:rsidRPr="000D6B9C">
        <w:rPr>
          <w:rFonts w:ascii="Times New Roman" w:hAnsi="Times New Roman" w:cs="Times New Roman"/>
          <w:sz w:val="26"/>
          <w:szCs w:val="26"/>
          <w:lang w:val="en-US"/>
        </w:rPr>
        <w:t>levene</w:t>
      </w:r>
      <w:proofErr w:type="spellEnd"/>
    </w:p>
    <w:p w14:paraId="4FCFC028" w14:textId="34152135" w:rsidR="000D6B9C" w:rsidRDefault="000D6B9C" w:rsidP="000C085E">
      <w:pPr>
        <w:ind w:firstLine="360"/>
        <w:rPr>
          <w:rFonts w:ascii="Times New Roman" w:hAnsi="Times New Roman" w:cs="Times New Roman"/>
          <w:b/>
          <w:bCs/>
          <w:sz w:val="26"/>
          <w:szCs w:val="26"/>
          <w:lang w:val="en-US"/>
        </w:rPr>
      </w:pPr>
      <w:r>
        <w:rPr>
          <w:noProof/>
        </w:rPr>
        <w:drawing>
          <wp:inline distT="0" distB="0" distL="0" distR="0" wp14:anchorId="29A7AF98" wp14:editId="6CBFA028">
            <wp:extent cx="5943600" cy="972185"/>
            <wp:effectExtent l="0" t="0" r="0" b="0"/>
            <wp:docPr id="225" name="Hình ảnh 2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Hình ảnh 225" descr="Ảnh có chứa văn bản&#10;&#10;Mô tả được tạo tự động"/>
                    <pic:cNvPicPr/>
                  </pic:nvPicPr>
                  <pic:blipFill>
                    <a:blip r:embed="rId74"/>
                    <a:stretch>
                      <a:fillRect/>
                    </a:stretch>
                  </pic:blipFill>
                  <pic:spPr>
                    <a:xfrm>
                      <a:off x="0" y="0"/>
                      <a:ext cx="5943600" cy="972185"/>
                    </a:xfrm>
                    <a:prstGeom prst="rect">
                      <a:avLst/>
                    </a:prstGeom>
                  </pic:spPr>
                </pic:pic>
              </a:graphicData>
            </a:graphic>
          </wp:inline>
        </w:drawing>
      </w:r>
    </w:p>
    <w:p w14:paraId="7958BDAA" w14:textId="735D6813" w:rsidR="000D6B9C" w:rsidRPr="000D6B9C" w:rsidRDefault="000D6B9C" w:rsidP="000C085E">
      <w:pPr>
        <w:ind w:firstLine="360"/>
        <w:rPr>
          <w:rFonts w:ascii="Times New Roman" w:hAnsi="Times New Roman" w:cs="Times New Roman"/>
          <w:sz w:val="26"/>
          <w:szCs w:val="26"/>
          <w:lang w:val="en-US"/>
        </w:rPr>
      </w:pPr>
      <w:r w:rsidRPr="000D6B9C">
        <w:rPr>
          <w:rFonts w:ascii="Times New Roman" w:hAnsi="Times New Roman" w:cs="Times New Roman"/>
          <w:sz w:val="26"/>
          <w:szCs w:val="26"/>
          <w:lang w:val="en-US"/>
        </w:rPr>
        <w:t xml:space="preserve">Ta </w:t>
      </w:r>
      <w:proofErr w:type="spellStart"/>
      <w:r w:rsidRPr="000D6B9C">
        <w:rPr>
          <w:rFonts w:ascii="Times New Roman" w:hAnsi="Times New Roman" w:cs="Times New Roman"/>
          <w:sz w:val="26"/>
          <w:szCs w:val="26"/>
          <w:lang w:val="en-US"/>
        </w:rPr>
        <w:t>thấy</w:t>
      </w:r>
      <w:proofErr w:type="spellEnd"/>
      <w:r w:rsidRPr="000D6B9C">
        <w:rPr>
          <w:rFonts w:ascii="Times New Roman" w:hAnsi="Times New Roman" w:cs="Times New Roman"/>
          <w:sz w:val="26"/>
          <w:szCs w:val="26"/>
          <w:lang w:val="en-US"/>
        </w:rPr>
        <w:t xml:space="preserve"> p-value &lt; 0.05, </w:t>
      </w:r>
      <w:proofErr w:type="spellStart"/>
      <w:r w:rsidRPr="000D6B9C">
        <w:rPr>
          <w:rFonts w:ascii="Times New Roman" w:hAnsi="Times New Roman" w:cs="Times New Roman"/>
          <w:sz w:val="26"/>
          <w:szCs w:val="26"/>
          <w:lang w:val="en-US"/>
        </w:rPr>
        <w:t>bác</w:t>
      </w:r>
      <w:proofErr w:type="spellEnd"/>
      <w:r w:rsidRPr="000D6B9C">
        <w:rPr>
          <w:rFonts w:ascii="Times New Roman" w:hAnsi="Times New Roman" w:cs="Times New Roman"/>
          <w:sz w:val="26"/>
          <w:szCs w:val="26"/>
          <w:lang w:val="en-US"/>
        </w:rPr>
        <w:t xml:space="preserve"> </w:t>
      </w:r>
      <w:proofErr w:type="spellStart"/>
      <w:r w:rsidRPr="000D6B9C">
        <w:rPr>
          <w:rFonts w:ascii="Times New Roman" w:hAnsi="Times New Roman" w:cs="Times New Roman"/>
          <w:sz w:val="26"/>
          <w:szCs w:val="26"/>
          <w:lang w:val="en-US"/>
        </w:rPr>
        <w:t>bỏ</w:t>
      </w:r>
      <w:proofErr w:type="spellEnd"/>
      <w:r w:rsidRPr="000D6B9C">
        <w:rPr>
          <w:rFonts w:ascii="Times New Roman" w:hAnsi="Times New Roman" w:cs="Times New Roman"/>
          <w:sz w:val="26"/>
          <w:szCs w:val="26"/>
          <w:lang w:val="en-US"/>
        </w:rPr>
        <w:t xml:space="preserve"> Ho -&gt; </w:t>
      </w:r>
      <w:proofErr w:type="spellStart"/>
      <w:r w:rsidRPr="000D6B9C">
        <w:rPr>
          <w:rFonts w:ascii="Times New Roman" w:hAnsi="Times New Roman" w:cs="Times New Roman"/>
          <w:sz w:val="26"/>
          <w:szCs w:val="26"/>
          <w:lang w:val="en-US"/>
        </w:rPr>
        <w:t>Không</w:t>
      </w:r>
      <w:proofErr w:type="spellEnd"/>
      <w:r w:rsidRPr="000D6B9C">
        <w:rPr>
          <w:rFonts w:ascii="Times New Roman" w:hAnsi="Times New Roman" w:cs="Times New Roman"/>
          <w:sz w:val="26"/>
          <w:szCs w:val="26"/>
          <w:lang w:val="en-US"/>
        </w:rPr>
        <w:t xml:space="preserve"> </w:t>
      </w:r>
      <w:proofErr w:type="spellStart"/>
      <w:r w:rsidRPr="000D6B9C">
        <w:rPr>
          <w:rFonts w:ascii="Times New Roman" w:hAnsi="Times New Roman" w:cs="Times New Roman"/>
          <w:sz w:val="26"/>
          <w:szCs w:val="26"/>
          <w:lang w:val="en-US"/>
        </w:rPr>
        <w:t>đủ</w:t>
      </w:r>
      <w:proofErr w:type="spellEnd"/>
      <w:r w:rsidRPr="000D6B9C">
        <w:rPr>
          <w:rFonts w:ascii="Times New Roman" w:hAnsi="Times New Roman" w:cs="Times New Roman"/>
          <w:sz w:val="26"/>
          <w:szCs w:val="26"/>
          <w:lang w:val="en-US"/>
        </w:rPr>
        <w:t xml:space="preserve"> </w:t>
      </w:r>
      <w:proofErr w:type="spellStart"/>
      <w:r w:rsidRPr="000D6B9C">
        <w:rPr>
          <w:rFonts w:ascii="Times New Roman" w:hAnsi="Times New Roman" w:cs="Times New Roman"/>
          <w:sz w:val="26"/>
          <w:szCs w:val="26"/>
          <w:lang w:val="en-US"/>
        </w:rPr>
        <w:t>điều</w:t>
      </w:r>
      <w:proofErr w:type="spellEnd"/>
      <w:r w:rsidRPr="000D6B9C">
        <w:rPr>
          <w:rFonts w:ascii="Times New Roman" w:hAnsi="Times New Roman" w:cs="Times New Roman"/>
          <w:sz w:val="26"/>
          <w:szCs w:val="26"/>
          <w:lang w:val="en-US"/>
        </w:rPr>
        <w:t xml:space="preserve"> </w:t>
      </w:r>
      <w:proofErr w:type="spellStart"/>
      <w:r w:rsidRPr="000D6B9C">
        <w:rPr>
          <w:rFonts w:ascii="Times New Roman" w:hAnsi="Times New Roman" w:cs="Times New Roman"/>
          <w:sz w:val="26"/>
          <w:szCs w:val="26"/>
          <w:lang w:val="en-US"/>
        </w:rPr>
        <w:t>kiện</w:t>
      </w:r>
      <w:proofErr w:type="spellEnd"/>
      <w:r w:rsidRPr="000D6B9C">
        <w:rPr>
          <w:rFonts w:ascii="Times New Roman" w:hAnsi="Times New Roman" w:cs="Times New Roman"/>
          <w:sz w:val="26"/>
          <w:szCs w:val="26"/>
          <w:lang w:val="en-US"/>
        </w:rPr>
        <w:t xml:space="preserve"> </w:t>
      </w:r>
      <w:proofErr w:type="spellStart"/>
      <w:r w:rsidRPr="000D6B9C">
        <w:rPr>
          <w:rFonts w:ascii="Times New Roman" w:hAnsi="Times New Roman" w:cs="Times New Roman"/>
          <w:sz w:val="26"/>
          <w:szCs w:val="26"/>
          <w:lang w:val="en-US"/>
        </w:rPr>
        <w:t>để</w:t>
      </w:r>
      <w:proofErr w:type="spellEnd"/>
      <w:r w:rsidRPr="000D6B9C">
        <w:rPr>
          <w:rFonts w:ascii="Times New Roman" w:hAnsi="Times New Roman" w:cs="Times New Roman"/>
          <w:sz w:val="26"/>
          <w:szCs w:val="26"/>
          <w:lang w:val="en-US"/>
        </w:rPr>
        <w:t xml:space="preserve"> </w:t>
      </w:r>
      <w:proofErr w:type="spellStart"/>
      <w:r w:rsidRPr="000D6B9C">
        <w:rPr>
          <w:rFonts w:ascii="Times New Roman" w:hAnsi="Times New Roman" w:cs="Times New Roman"/>
          <w:sz w:val="26"/>
          <w:szCs w:val="26"/>
          <w:lang w:val="en-US"/>
        </w:rPr>
        <w:t>kiểm</w:t>
      </w:r>
      <w:proofErr w:type="spellEnd"/>
      <w:r w:rsidRPr="000D6B9C">
        <w:rPr>
          <w:rFonts w:ascii="Times New Roman" w:hAnsi="Times New Roman" w:cs="Times New Roman"/>
          <w:sz w:val="26"/>
          <w:szCs w:val="26"/>
          <w:lang w:val="en-US"/>
        </w:rPr>
        <w:t xml:space="preserve"> </w:t>
      </w:r>
      <w:proofErr w:type="spellStart"/>
      <w:r w:rsidRPr="000D6B9C">
        <w:rPr>
          <w:rFonts w:ascii="Times New Roman" w:hAnsi="Times New Roman" w:cs="Times New Roman"/>
          <w:sz w:val="26"/>
          <w:szCs w:val="26"/>
          <w:lang w:val="en-US"/>
        </w:rPr>
        <w:t>định</w:t>
      </w:r>
      <w:proofErr w:type="spellEnd"/>
      <w:r w:rsidRPr="000D6B9C">
        <w:rPr>
          <w:rFonts w:ascii="Times New Roman" w:hAnsi="Times New Roman" w:cs="Times New Roman"/>
          <w:sz w:val="26"/>
          <w:szCs w:val="26"/>
          <w:lang w:val="en-US"/>
        </w:rPr>
        <w:t xml:space="preserve"> ANOVA</w:t>
      </w:r>
    </w:p>
    <w:p w14:paraId="409BC63B" w14:textId="6D5BCE7B" w:rsidR="007D6CC5" w:rsidRDefault="00E753C6" w:rsidP="009E7C51">
      <w:pPr>
        <w:pStyle w:val="ListParagraph"/>
        <w:numPr>
          <w:ilvl w:val="0"/>
          <w:numId w:val="2"/>
        </w:numPr>
        <w:spacing w:line="360" w:lineRule="auto"/>
        <w:ind w:left="360"/>
        <w:outlineLvl w:val="1"/>
        <w:rPr>
          <w:rFonts w:ascii="Times New Roman" w:hAnsi="Times New Roman" w:cs="Times New Roman"/>
          <w:b/>
          <w:bCs/>
          <w:color w:val="4472C4" w:themeColor="accent1"/>
          <w:sz w:val="30"/>
          <w:szCs w:val="30"/>
        </w:rPr>
      </w:pPr>
      <w:bookmarkStart w:id="20" w:name="_Toc99052354"/>
      <w:r>
        <w:rPr>
          <w:rFonts w:ascii="Times New Roman" w:hAnsi="Times New Roman" w:cs="Times New Roman"/>
          <w:b/>
          <w:bCs/>
          <w:color w:val="4472C4" w:themeColor="accent1"/>
          <w:sz w:val="30"/>
          <w:szCs w:val="30"/>
        </w:rPr>
        <w:t>TITANIC</w:t>
      </w:r>
      <w:bookmarkEnd w:id="20"/>
    </w:p>
    <w:p w14:paraId="4C3A6B39" w14:textId="45EC81DB" w:rsidR="000C1465" w:rsidRPr="00722006" w:rsidRDefault="000C1465" w:rsidP="00722006">
      <w:pPr>
        <w:spacing w:line="360" w:lineRule="auto"/>
        <w:ind w:firstLine="720"/>
        <w:outlineLvl w:val="2"/>
        <w:rPr>
          <w:rFonts w:ascii="Times New Roman" w:hAnsi="Times New Roman" w:cs="Times New Roman"/>
          <w:b/>
          <w:bCs/>
          <w:color w:val="4472C4" w:themeColor="accent1"/>
          <w:sz w:val="28"/>
          <w:szCs w:val="28"/>
        </w:rPr>
      </w:pPr>
      <w:bookmarkStart w:id="21" w:name="_Toc99052355"/>
      <w:r w:rsidRPr="00722006">
        <w:rPr>
          <w:rFonts w:ascii="Times New Roman" w:hAnsi="Times New Roman" w:cs="Times New Roman"/>
          <w:b/>
          <w:bCs/>
          <w:color w:val="4472C4" w:themeColor="accent1"/>
          <w:sz w:val="28"/>
          <w:szCs w:val="28"/>
        </w:rPr>
        <w:t>Phát biểu bài toán</w:t>
      </w:r>
      <w:bookmarkEnd w:id="21"/>
    </w:p>
    <w:p w14:paraId="26F16535" w14:textId="41F2B1B6" w:rsidR="00722006" w:rsidRPr="00A928A6" w:rsidRDefault="00722006" w:rsidP="00722006">
      <w:pPr>
        <w:ind w:left="720"/>
        <w:rPr>
          <w:rFonts w:ascii="Times New Roman" w:hAnsi="Times New Roman" w:cs="Times New Roman"/>
          <w:sz w:val="28"/>
          <w:szCs w:val="26"/>
        </w:rPr>
      </w:pPr>
      <w:r w:rsidRPr="003B240D">
        <w:rPr>
          <w:rFonts w:ascii="Times New Roman" w:hAnsi="Times New Roman" w:cs="Times New Roman"/>
          <w:sz w:val="28"/>
          <w:szCs w:val="26"/>
        </w:rPr>
        <w:t xml:space="preserve">Hãy cho biết có sự liên quan giữa </w:t>
      </w:r>
      <w:r w:rsidR="0025672D" w:rsidRPr="00592709">
        <w:rPr>
          <w:rFonts w:ascii="Times New Roman" w:hAnsi="Times New Roman" w:cs="Times New Roman"/>
          <w:sz w:val="28"/>
          <w:szCs w:val="26"/>
        </w:rPr>
        <w:t>cảng lên tàu</w:t>
      </w:r>
      <w:r w:rsidRPr="003B240D">
        <w:rPr>
          <w:rFonts w:ascii="Times New Roman" w:hAnsi="Times New Roman" w:cs="Times New Roman"/>
          <w:sz w:val="28"/>
          <w:szCs w:val="26"/>
        </w:rPr>
        <w:t xml:space="preserve"> và </w:t>
      </w:r>
      <w:r w:rsidRPr="00592709">
        <w:rPr>
          <w:rFonts w:ascii="Times New Roman" w:hAnsi="Times New Roman" w:cs="Times New Roman"/>
          <w:sz w:val="28"/>
          <w:szCs w:val="26"/>
        </w:rPr>
        <w:t>sự sống sót trên tàu</w:t>
      </w:r>
      <w:r w:rsidRPr="003B240D">
        <w:rPr>
          <w:rFonts w:ascii="Times New Roman" w:hAnsi="Times New Roman" w:cs="Times New Roman"/>
          <w:sz w:val="28"/>
          <w:szCs w:val="26"/>
        </w:rPr>
        <w:t xml:space="preserve"> hay không? </w:t>
      </w:r>
    </w:p>
    <w:p w14:paraId="15C461DF" w14:textId="77777777" w:rsidR="00722006" w:rsidRPr="003B240D" w:rsidRDefault="00722006" w:rsidP="00722006">
      <w:pPr>
        <w:ind w:left="720"/>
        <w:rPr>
          <w:rFonts w:ascii="Times New Roman" w:hAnsi="Times New Roman" w:cs="Times New Roman"/>
          <w:sz w:val="28"/>
          <w:szCs w:val="26"/>
        </w:rPr>
      </w:pPr>
      <w:r w:rsidRPr="00592709">
        <w:rPr>
          <w:rFonts w:ascii="Times New Roman" w:hAnsi="Times New Roman" w:cs="Times New Roman"/>
          <w:sz w:val="28"/>
          <w:szCs w:val="26"/>
        </w:rPr>
        <w:t xml:space="preserve">Với </w:t>
      </w:r>
      <w:r w:rsidRPr="003B240D">
        <w:rPr>
          <w:rFonts w:ascii="Times New Roman" w:hAnsi="Times New Roman" w:cs="Times New Roman"/>
          <w:sz w:val="28"/>
          <w:szCs w:val="26"/>
        </w:rPr>
        <w:t>Mức ý nghĩa α = 0.05</w:t>
      </w:r>
    </w:p>
    <w:p w14:paraId="29EB63A8" w14:textId="618F312D" w:rsidR="00722006" w:rsidRPr="00592709" w:rsidRDefault="00722006" w:rsidP="009E7C51">
      <w:pPr>
        <w:pStyle w:val="ListParagraph"/>
        <w:numPr>
          <w:ilvl w:val="0"/>
          <w:numId w:val="9"/>
        </w:numPr>
        <w:rPr>
          <w:rFonts w:ascii="Times New Roman" w:hAnsi="Times New Roman" w:cs="Times New Roman"/>
          <w:sz w:val="28"/>
          <w:szCs w:val="26"/>
          <w:lang w:val="vi-VN"/>
        </w:rPr>
      </w:pPr>
      <w:r w:rsidRPr="00592709">
        <w:rPr>
          <w:rFonts w:ascii="Times New Roman" w:hAnsi="Times New Roman" w:cs="Times New Roman"/>
          <w:sz w:val="28"/>
          <w:szCs w:val="26"/>
          <w:lang w:val="vi-VN"/>
        </w:rPr>
        <w:lastRenderedPageBreak/>
        <w:t xml:space="preserve">Giả thiết H0: </w:t>
      </w:r>
      <w:r w:rsidR="0025672D" w:rsidRPr="00592709">
        <w:rPr>
          <w:rFonts w:ascii="Times New Roman" w:hAnsi="Times New Roman" w:cs="Times New Roman"/>
          <w:sz w:val="26"/>
          <w:szCs w:val="26"/>
          <w:lang w:val="vi-VN"/>
        </w:rPr>
        <w:t>Embarked</w:t>
      </w:r>
      <w:r>
        <w:rPr>
          <w:rFonts w:ascii="Times New Roman" w:hAnsi="Times New Roman" w:cs="Times New Roman"/>
          <w:sz w:val="26"/>
          <w:szCs w:val="26"/>
          <w:lang w:val="vi-VN"/>
        </w:rPr>
        <w:t xml:space="preserve"> </w:t>
      </w:r>
      <w:r w:rsidRPr="00592709">
        <w:rPr>
          <w:rFonts w:ascii="Times New Roman" w:hAnsi="Times New Roman" w:cs="Times New Roman"/>
          <w:sz w:val="28"/>
          <w:szCs w:val="26"/>
          <w:lang w:val="vi-VN"/>
        </w:rPr>
        <w:t xml:space="preserve">và </w:t>
      </w:r>
      <w:r w:rsidR="0025672D">
        <w:rPr>
          <w:rFonts w:ascii="Times New Roman" w:hAnsi="Times New Roman" w:cs="Times New Roman"/>
          <w:sz w:val="26"/>
          <w:szCs w:val="26"/>
          <w:lang w:val="vi-VN"/>
        </w:rPr>
        <w:t>Survived</w:t>
      </w:r>
      <w:r w:rsidR="0032641A" w:rsidRPr="00592709">
        <w:rPr>
          <w:rFonts w:ascii="Times New Roman" w:hAnsi="Times New Roman" w:cs="Times New Roman"/>
          <w:sz w:val="28"/>
          <w:szCs w:val="26"/>
          <w:lang w:val="vi-VN"/>
        </w:rPr>
        <w:t xml:space="preserve"> </w:t>
      </w:r>
      <w:r w:rsidRPr="00592709">
        <w:rPr>
          <w:rFonts w:ascii="Times New Roman" w:hAnsi="Times New Roman" w:cs="Times New Roman"/>
          <w:sz w:val="28"/>
          <w:szCs w:val="26"/>
          <w:lang w:val="vi-VN"/>
        </w:rPr>
        <w:t>độc lập với nhau.</w:t>
      </w:r>
    </w:p>
    <w:p w14:paraId="00D01C14" w14:textId="2F659457" w:rsidR="00722006" w:rsidRPr="0032641A" w:rsidRDefault="00722006" w:rsidP="009E7C51">
      <w:pPr>
        <w:pStyle w:val="ListParagraph"/>
        <w:numPr>
          <w:ilvl w:val="0"/>
          <w:numId w:val="9"/>
        </w:numPr>
        <w:rPr>
          <w:rFonts w:ascii="Times New Roman" w:hAnsi="Times New Roman" w:cs="Times New Roman"/>
          <w:sz w:val="28"/>
          <w:szCs w:val="26"/>
        </w:rPr>
      </w:pPr>
      <w:proofErr w:type="spellStart"/>
      <w:r w:rsidRPr="00A928A6">
        <w:rPr>
          <w:rFonts w:ascii="Times New Roman" w:hAnsi="Times New Roman" w:cs="Times New Roman"/>
          <w:sz w:val="28"/>
          <w:szCs w:val="26"/>
        </w:rPr>
        <w:t>Đối</w:t>
      </w:r>
      <w:proofErr w:type="spellEnd"/>
      <w:r w:rsidRPr="00A928A6">
        <w:rPr>
          <w:rFonts w:ascii="Times New Roman" w:hAnsi="Times New Roman" w:cs="Times New Roman"/>
          <w:sz w:val="28"/>
          <w:szCs w:val="26"/>
        </w:rPr>
        <w:t xml:space="preserve"> </w:t>
      </w:r>
      <w:proofErr w:type="spellStart"/>
      <w:r w:rsidRPr="00A928A6">
        <w:rPr>
          <w:rFonts w:ascii="Times New Roman" w:hAnsi="Times New Roman" w:cs="Times New Roman"/>
          <w:sz w:val="28"/>
          <w:szCs w:val="26"/>
        </w:rPr>
        <w:t>thiết</w:t>
      </w:r>
      <w:proofErr w:type="spellEnd"/>
      <w:r w:rsidRPr="00A928A6">
        <w:rPr>
          <w:rFonts w:ascii="Times New Roman" w:hAnsi="Times New Roman" w:cs="Times New Roman"/>
          <w:sz w:val="28"/>
          <w:szCs w:val="26"/>
        </w:rPr>
        <w:t xml:space="preserve"> H1: </w:t>
      </w:r>
      <w:r w:rsidR="0025672D">
        <w:rPr>
          <w:rFonts w:ascii="Times New Roman" w:hAnsi="Times New Roman" w:cs="Times New Roman"/>
          <w:sz w:val="26"/>
          <w:szCs w:val="26"/>
        </w:rPr>
        <w:t>Embarked</w:t>
      </w:r>
      <w:r>
        <w:rPr>
          <w:rFonts w:ascii="Times New Roman" w:hAnsi="Times New Roman" w:cs="Times New Roman"/>
          <w:sz w:val="26"/>
          <w:szCs w:val="26"/>
          <w:lang w:val="vi-VN"/>
        </w:rPr>
        <w:t xml:space="preserve"> </w:t>
      </w:r>
      <w:proofErr w:type="spellStart"/>
      <w:r w:rsidRPr="00A928A6">
        <w:rPr>
          <w:rFonts w:ascii="Times New Roman" w:hAnsi="Times New Roman" w:cs="Times New Roman"/>
          <w:sz w:val="28"/>
          <w:szCs w:val="26"/>
        </w:rPr>
        <w:t>và</w:t>
      </w:r>
      <w:proofErr w:type="spellEnd"/>
      <w:r w:rsidRPr="00A928A6">
        <w:rPr>
          <w:rFonts w:ascii="Times New Roman" w:hAnsi="Times New Roman" w:cs="Times New Roman"/>
          <w:sz w:val="28"/>
          <w:szCs w:val="26"/>
        </w:rPr>
        <w:t xml:space="preserve"> </w:t>
      </w:r>
      <w:r w:rsidR="0025672D">
        <w:rPr>
          <w:rFonts w:ascii="Times New Roman" w:hAnsi="Times New Roman" w:cs="Times New Roman"/>
          <w:sz w:val="26"/>
          <w:szCs w:val="26"/>
          <w:lang w:val="vi-VN"/>
        </w:rPr>
        <w:t>Survived</w:t>
      </w:r>
      <w:r w:rsidR="0032641A">
        <w:rPr>
          <w:rFonts w:ascii="Times New Roman" w:hAnsi="Times New Roman" w:cs="Times New Roman"/>
          <w:sz w:val="28"/>
          <w:szCs w:val="26"/>
        </w:rPr>
        <w:t xml:space="preserve"> </w:t>
      </w:r>
      <w:proofErr w:type="spellStart"/>
      <w:r w:rsidRPr="00A928A6">
        <w:rPr>
          <w:rFonts w:ascii="Times New Roman" w:hAnsi="Times New Roman" w:cs="Times New Roman"/>
          <w:sz w:val="28"/>
          <w:szCs w:val="26"/>
        </w:rPr>
        <w:t>phụ</w:t>
      </w:r>
      <w:proofErr w:type="spellEnd"/>
      <w:r w:rsidRPr="00A928A6">
        <w:rPr>
          <w:rFonts w:ascii="Times New Roman" w:hAnsi="Times New Roman" w:cs="Times New Roman"/>
          <w:sz w:val="28"/>
          <w:szCs w:val="26"/>
        </w:rPr>
        <w:t xml:space="preserve"> </w:t>
      </w:r>
      <w:proofErr w:type="spellStart"/>
      <w:r w:rsidRPr="00A928A6">
        <w:rPr>
          <w:rFonts w:ascii="Times New Roman" w:hAnsi="Times New Roman" w:cs="Times New Roman"/>
          <w:sz w:val="28"/>
          <w:szCs w:val="26"/>
        </w:rPr>
        <w:t>thuộc</w:t>
      </w:r>
      <w:proofErr w:type="spellEnd"/>
      <w:r w:rsidRPr="00A928A6">
        <w:rPr>
          <w:rFonts w:ascii="Times New Roman" w:hAnsi="Times New Roman" w:cs="Times New Roman"/>
          <w:sz w:val="28"/>
          <w:szCs w:val="26"/>
        </w:rPr>
        <w:t xml:space="preserve"> </w:t>
      </w:r>
      <w:proofErr w:type="spellStart"/>
      <w:r w:rsidRPr="00A928A6">
        <w:rPr>
          <w:rFonts w:ascii="Times New Roman" w:hAnsi="Times New Roman" w:cs="Times New Roman"/>
          <w:sz w:val="28"/>
          <w:szCs w:val="26"/>
        </w:rPr>
        <w:t>nhau</w:t>
      </w:r>
      <w:proofErr w:type="spellEnd"/>
      <w:r w:rsidRPr="00A928A6">
        <w:rPr>
          <w:rFonts w:ascii="Times New Roman" w:hAnsi="Times New Roman" w:cs="Times New Roman"/>
          <w:sz w:val="28"/>
          <w:szCs w:val="26"/>
        </w:rPr>
        <w:t>.</w:t>
      </w:r>
    </w:p>
    <w:p w14:paraId="492B5D56" w14:textId="3E624F3D" w:rsidR="00532A77" w:rsidRPr="00AB5D00" w:rsidRDefault="00E753C6" w:rsidP="009E7C51">
      <w:pPr>
        <w:pStyle w:val="ListParagraph"/>
        <w:numPr>
          <w:ilvl w:val="1"/>
          <w:numId w:val="2"/>
        </w:numPr>
        <w:spacing w:line="360" w:lineRule="auto"/>
        <w:outlineLvl w:val="2"/>
        <w:rPr>
          <w:rFonts w:ascii="Times New Roman" w:hAnsi="Times New Roman" w:cs="Times New Roman"/>
          <w:b/>
          <w:bCs/>
          <w:color w:val="4472C4" w:themeColor="accent1"/>
          <w:sz w:val="28"/>
          <w:szCs w:val="28"/>
        </w:rPr>
      </w:pPr>
      <w:bookmarkStart w:id="22" w:name="_Toc99052356"/>
      <w:proofErr w:type="spellStart"/>
      <w:r w:rsidRPr="00F66E46">
        <w:rPr>
          <w:rFonts w:ascii="Times New Roman" w:hAnsi="Times New Roman" w:cs="Times New Roman"/>
          <w:b/>
          <w:bCs/>
          <w:color w:val="4472C4" w:themeColor="accent1"/>
          <w:sz w:val="28"/>
          <w:szCs w:val="28"/>
        </w:rPr>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w:t>
      </w:r>
      <w:r w:rsidR="007A62EA">
        <w:rPr>
          <w:rFonts w:ascii="Times New Roman" w:hAnsi="Times New Roman" w:cs="Times New Roman"/>
          <w:b/>
          <w:bCs/>
          <w:color w:val="4472C4" w:themeColor="accent1"/>
          <w:sz w:val="28"/>
          <w:szCs w:val="28"/>
        </w:rPr>
        <w:t>Excel</w:t>
      </w:r>
      <w:bookmarkEnd w:id="22"/>
    </w:p>
    <w:p w14:paraId="0BBEE105" w14:textId="339C4F1F" w:rsidR="00AB5D00" w:rsidRPr="00AB5D00" w:rsidRDefault="00AB5D00" w:rsidP="009E7C51">
      <w:pPr>
        <w:pStyle w:val="ListParagraph"/>
        <w:numPr>
          <w:ilvl w:val="0"/>
          <w:numId w:val="6"/>
        </w:numPr>
        <w:spacing w:line="360" w:lineRule="auto"/>
        <w:rPr>
          <w:rFonts w:ascii="Times New Roman" w:hAnsi="Times New Roman" w:cs="Times New Roman"/>
          <w:sz w:val="28"/>
          <w:szCs w:val="26"/>
        </w:rPr>
      </w:pPr>
      <w:proofErr w:type="spellStart"/>
      <w:r w:rsidRPr="00AB5D00">
        <w:rPr>
          <w:rFonts w:ascii="Times New Roman" w:hAnsi="Times New Roman" w:cs="Times New Roman"/>
          <w:sz w:val="28"/>
          <w:szCs w:val="26"/>
        </w:rPr>
        <w:t>Kiểm</w:t>
      </w:r>
      <w:proofErr w:type="spellEnd"/>
      <w:r w:rsidRPr="00AB5D00">
        <w:rPr>
          <w:rFonts w:ascii="Times New Roman" w:hAnsi="Times New Roman" w:cs="Times New Roman"/>
          <w:sz w:val="28"/>
          <w:szCs w:val="26"/>
        </w:rPr>
        <w:t xml:space="preserve"> </w:t>
      </w:r>
      <w:proofErr w:type="spellStart"/>
      <w:r w:rsidRPr="00AB5D00">
        <w:rPr>
          <w:rFonts w:ascii="Times New Roman" w:hAnsi="Times New Roman" w:cs="Times New Roman"/>
          <w:sz w:val="28"/>
          <w:szCs w:val="26"/>
        </w:rPr>
        <w:t>định</w:t>
      </w:r>
      <w:proofErr w:type="spellEnd"/>
      <w:r w:rsidRPr="00AB5D00">
        <w:rPr>
          <w:rFonts w:ascii="Times New Roman" w:hAnsi="Times New Roman" w:cs="Times New Roman"/>
          <w:sz w:val="28"/>
          <w:szCs w:val="26"/>
        </w:rPr>
        <w:t xml:space="preserve"> Chi Square </w:t>
      </w:r>
      <w:proofErr w:type="spellStart"/>
      <w:r w:rsidRPr="00AB5D00">
        <w:rPr>
          <w:rFonts w:ascii="Times New Roman" w:hAnsi="Times New Roman" w:cs="Times New Roman"/>
          <w:sz w:val="28"/>
          <w:szCs w:val="26"/>
        </w:rPr>
        <w:t>về</w:t>
      </w:r>
      <w:proofErr w:type="spellEnd"/>
      <w:r w:rsidRPr="00AB5D00">
        <w:rPr>
          <w:rFonts w:ascii="Times New Roman" w:hAnsi="Times New Roman" w:cs="Times New Roman"/>
          <w:sz w:val="28"/>
          <w:szCs w:val="26"/>
        </w:rPr>
        <w:t xml:space="preserve"> </w:t>
      </w:r>
      <w:proofErr w:type="spellStart"/>
      <w:r w:rsidRPr="00AB5D00">
        <w:rPr>
          <w:rFonts w:ascii="Times New Roman" w:hAnsi="Times New Roman" w:cs="Times New Roman"/>
          <w:sz w:val="28"/>
          <w:szCs w:val="26"/>
        </w:rPr>
        <w:t>tính</w:t>
      </w:r>
      <w:proofErr w:type="spellEnd"/>
      <w:r w:rsidRPr="00AB5D00">
        <w:rPr>
          <w:rFonts w:ascii="Times New Roman" w:hAnsi="Times New Roman" w:cs="Times New Roman"/>
          <w:sz w:val="28"/>
          <w:szCs w:val="26"/>
        </w:rPr>
        <w:t xml:space="preserve"> </w:t>
      </w:r>
      <w:proofErr w:type="spellStart"/>
      <w:r w:rsidRPr="00AB5D00">
        <w:rPr>
          <w:rFonts w:ascii="Times New Roman" w:hAnsi="Times New Roman" w:cs="Times New Roman"/>
          <w:sz w:val="28"/>
          <w:szCs w:val="26"/>
        </w:rPr>
        <w:t>độc</w:t>
      </w:r>
      <w:proofErr w:type="spellEnd"/>
      <w:r w:rsidRPr="00AB5D00">
        <w:rPr>
          <w:rFonts w:ascii="Times New Roman" w:hAnsi="Times New Roman" w:cs="Times New Roman"/>
          <w:sz w:val="28"/>
          <w:szCs w:val="26"/>
        </w:rPr>
        <w:t xml:space="preserve"> </w:t>
      </w:r>
      <w:proofErr w:type="spellStart"/>
      <w:r w:rsidRPr="00AB5D00">
        <w:rPr>
          <w:rFonts w:ascii="Times New Roman" w:hAnsi="Times New Roman" w:cs="Times New Roman"/>
          <w:sz w:val="28"/>
          <w:szCs w:val="26"/>
        </w:rPr>
        <w:t>lập</w:t>
      </w:r>
      <w:proofErr w:type="spellEnd"/>
      <w:r w:rsidRPr="00AB5D00">
        <w:rPr>
          <w:rFonts w:ascii="Times New Roman" w:hAnsi="Times New Roman" w:cs="Times New Roman"/>
          <w:sz w:val="28"/>
          <w:szCs w:val="26"/>
        </w:rPr>
        <w:t xml:space="preserve"> </w:t>
      </w:r>
      <w:proofErr w:type="spellStart"/>
      <w:r w:rsidRPr="00AB5D00">
        <w:rPr>
          <w:rFonts w:ascii="Times New Roman" w:hAnsi="Times New Roman" w:cs="Times New Roman"/>
          <w:sz w:val="28"/>
          <w:szCs w:val="26"/>
        </w:rPr>
        <w:t>của</w:t>
      </w:r>
      <w:proofErr w:type="spellEnd"/>
      <w:r w:rsidRPr="00AB5D00">
        <w:rPr>
          <w:rFonts w:ascii="Times New Roman" w:hAnsi="Times New Roman" w:cs="Times New Roman"/>
          <w:sz w:val="28"/>
          <w:szCs w:val="26"/>
        </w:rPr>
        <w:t xml:space="preserve"> 2 </w:t>
      </w:r>
      <w:proofErr w:type="spellStart"/>
      <w:r w:rsidRPr="00AB5D00">
        <w:rPr>
          <w:rFonts w:ascii="Times New Roman" w:hAnsi="Times New Roman" w:cs="Times New Roman"/>
          <w:sz w:val="28"/>
          <w:szCs w:val="26"/>
        </w:rPr>
        <w:t>biến</w:t>
      </w:r>
      <w:proofErr w:type="spellEnd"/>
      <w:r w:rsidRPr="00AB5D00">
        <w:rPr>
          <w:rFonts w:ascii="Times New Roman" w:hAnsi="Times New Roman" w:cs="Times New Roman"/>
          <w:sz w:val="28"/>
          <w:szCs w:val="26"/>
        </w:rPr>
        <w:t xml:space="preserve"> </w:t>
      </w:r>
      <w:proofErr w:type="spellStart"/>
      <w:r w:rsidRPr="00AB5D00">
        <w:rPr>
          <w:rFonts w:ascii="Times New Roman" w:hAnsi="Times New Roman" w:cs="Times New Roman"/>
          <w:sz w:val="28"/>
          <w:szCs w:val="26"/>
        </w:rPr>
        <w:t>định</w:t>
      </w:r>
      <w:proofErr w:type="spellEnd"/>
      <w:r w:rsidRPr="00AB5D00">
        <w:rPr>
          <w:rFonts w:ascii="Times New Roman" w:hAnsi="Times New Roman" w:cs="Times New Roman"/>
          <w:sz w:val="28"/>
          <w:szCs w:val="26"/>
        </w:rPr>
        <w:t xml:space="preserve"> </w:t>
      </w:r>
      <w:proofErr w:type="spellStart"/>
      <w:r w:rsidRPr="00AB5D00">
        <w:rPr>
          <w:rFonts w:ascii="Times New Roman" w:hAnsi="Times New Roman" w:cs="Times New Roman"/>
          <w:sz w:val="28"/>
          <w:szCs w:val="26"/>
        </w:rPr>
        <w:t>danh</w:t>
      </w:r>
      <w:proofErr w:type="spellEnd"/>
      <w:r w:rsidRPr="00AB5D00">
        <w:rPr>
          <w:rFonts w:ascii="Times New Roman" w:hAnsi="Times New Roman" w:cs="Times New Roman"/>
          <w:sz w:val="28"/>
          <w:szCs w:val="26"/>
        </w:rPr>
        <w:t xml:space="preserve"> </w:t>
      </w:r>
      <w:r w:rsidR="0089325D">
        <w:rPr>
          <w:rFonts w:ascii="Times New Roman" w:hAnsi="Times New Roman" w:cs="Times New Roman"/>
          <w:sz w:val="26"/>
          <w:szCs w:val="26"/>
        </w:rPr>
        <w:t>Embarked</w:t>
      </w:r>
      <w:r>
        <w:rPr>
          <w:rFonts w:ascii="Times New Roman" w:hAnsi="Times New Roman" w:cs="Times New Roman"/>
          <w:sz w:val="26"/>
          <w:szCs w:val="26"/>
          <w:lang w:val="vi-VN"/>
        </w:rPr>
        <w:t xml:space="preserve"> – Survived</w:t>
      </w:r>
      <w:r w:rsidRPr="00AB5D00">
        <w:rPr>
          <w:rFonts w:ascii="Times New Roman" w:hAnsi="Times New Roman" w:cs="Times New Roman"/>
          <w:sz w:val="28"/>
          <w:szCs w:val="26"/>
        </w:rPr>
        <w:t xml:space="preserve"> </w:t>
      </w:r>
      <w:proofErr w:type="spellStart"/>
      <w:r w:rsidRPr="00AB5D00">
        <w:rPr>
          <w:rFonts w:ascii="Times New Roman" w:hAnsi="Times New Roman" w:cs="Times New Roman"/>
          <w:sz w:val="28"/>
          <w:szCs w:val="26"/>
        </w:rPr>
        <w:t>với</w:t>
      </w:r>
      <w:proofErr w:type="spellEnd"/>
      <w:r w:rsidRPr="00AB5D00">
        <w:rPr>
          <w:rFonts w:ascii="Times New Roman" w:hAnsi="Times New Roman" w:cs="Times New Roman"/>
          <w:sz w:val="28"/>
          <w:szCs w:val="26"/>
        </w:rPr>
        <w:t xml:space="preserve"> </w:t>
      </w:r>
      <w:proofErr w:type="spellStart"/>
      <w:r w:rsidRPr="00AB5D00">
        <w:rPr>
          <w:rFonts w:ascii="Times New Roman" w:hAnsi="Times New Roman" w:cs="Times New Roman"/>
          <w:sz w:val="28"/>
          <w:szCs w:val="26"/>
        </w:rPr>
        <w:t>tập</w:t>
      </w:r>
      <w:proofErr w:type="spellEnd"/>
      <w:r w:rsidRPr="00AB5D00">
        <w:rPr>
          <w:rFonts w:ascii="Times New Roman" w:hAnsi="Times New Roman" w:cs="Times New Roman"/>
          <w:sz w:val="28"/>
          <w:szCs w:val="26"/>
        </w:rPr>
        <w:t xml:space="preserve"> tin </w:t>
      </w:r>
      <w:proofErr w:type="spellStart"/>
      <w:r w:rsidRPr="00AB5D00">
        <w:rPr>
          <w:rFonts w:ascii="Times New Roman" w:hAnsi="Times New Roman" w:cs="Times New Roman"/>
          <w:sz w:val="28"/>
          <w:szCs w:val="26"/>
        </w:rPr>
        <w:t>dữ</w:t>
      </w:r>
      <w:proofErr w:type="spellEnd"/>
      <w:r w:rsidRPr="00AB5D00">
        <w:rPr>
          <w:rFonts w:ascii="Times New Roman" w:hAnsi="Times New Roman" w:cs="Times New Roman"/>
          <w:sz w:val="28"/>
          <w:szCs w:val="26"/>
        </w:rPr>
        <w:t xml:space="preserve"> </w:t>
      </w:r>
      <w:proofErr w:type="spellStart"/>
      <w:r w:rsidRPr="00AB5D00">
        <w:rPr>
          <w:rFonts w:ascii="Times New Roman" w:hAnsi="Times New Roman" w:cs="Times New Roman"/>
          <w:sz w:val="28"/>
          <w:szCs w:val="26"/>
        </w:rPr>
        <w:t>liệu</w:t>
      </w:r>
      <w:proofErr w:type="spellEnd"/>
      <w:r w:rsidRPr="00AB5D00">
        <w:rPr>
          <w:rFonts w:ascii="Times New Roman" w:hAnsi="Times New Roman" w:cs="Times New Roman"/>
          <w:sz w:val="28"/>
          <w:szCs w:val="26"/>
        </w:rPr>
        <w:t xml:space="preserve"> Titanic</w:t>
      </w:r>
    </w:p>
    <w:p w14:paraId="52CC6D40" w14:textId="04945F9B" w:rsidR="00AB5D00" w:rsidRPr="00D76EB5" w:rsidRDefault="00AB5D00" w:rsidP="00D76EB5">
      <w:pPr>
        <w:spacing w:line="360" w:lineRule="auto"/>
        <w:ind w:left="720"/>
        <w:rPr>
          <w:rFonts w:ascii="Times New Roman" w:hAnsi="Times New Roman" w:cs="Times New Roman"/>
          <w:sz w:val="26"/>
          <w:szCs w:val="26"/>
        </w:rPr>
      </w:pPr>
      <w:r w:rsidRPr="00D76EB5">
        <w:rPr>
          <w:rFonts w:ascii="Times New Roman" w:hAnsi="Times New Roman" w:cs="Times New Roman"/>
          <w:sz w:val="28"/>
          <w:szCs w:val="26"/>
        </w:rPr>
        <w:t xml:space="preserve">Vào Insert -&gt; PivotTable để tạo bảng </w:t>
      </w:r>
      <w:r w:rsidR="00126515" w:rsidRPr="00D76EB5">
        <w:rPr>
          <w:rFonts w:ascii="Times New Roman" w:hAnsi="Times New Roman" w:cs="Times New Roman"/>
          <w:sz w:val="28"/>
          <w:szCs w:val="26"/>
        </w:rPr>
        <w:t xml:space="preserve">Count of </w:t>
      </w:r>
      <w:r w:rsidR="0025672D">
        <w:rPr>
          <w:rFonts w:ascii="Times New Roman" w:hAnsi="Times New Roman" w:cs="Times New Roman"/>
          <w:sz w:val="26"/>
          <w:szCs w:val="26"/>
        </w:rPr>
        <w:t>Embarked</w:t>
      </w:r>
      <w:r w:rsidR="00126515">
        <w:rPr>
          <w:rFonts w:ascii="Times New Roman" w:hAnsi="Times New Roman" w:cs="Times New Roman"/>
          <w:sz w:val="26"/>
          <w:szCs w:val="26"/>
        </w:rPr>
        <w:t xml:space="preserve"> </w:t>
      </w:r>
      <w:r w:rsidRPr="00D76EB5">
        <w:rPr>
          <w:rFonts w:ascii="Times New Roman" w:hAnsi="Times New Roman" w:cs="Times New Roman"/>
          <w:sz w:val="28"/>
          <w:szCs w:val="26"/>
        </w:rPr>
        <w:t xml:space="preserve">từ cột </w:t>
      </w:r>
      <w:r w:rsidR="0054215A">
        <w:rPr>
          <w:rFonts w:ascii="Times New Roman" w:hAnsi="Times New Roman" w:cs="Times New Roman"/>
          <w:sz w:val="26"/>
          <w:szCs w:val="26"/>
        </w:rPr>
        <w:t>Embarked</w:t>
      </w:r>
      <w:r w:rsidR="00126515" w:rsidRPr="00D76EB5">
        <w:rPr>
          <w:rFonts w:ascii="Times New Roman" w:hAnsi="Times New Roman" w:cs="Times New Roman"/>
          <w:sz w:val="26"/>
          <w:szCs w:val="26"/>
        </w:rPr>
        <w:t xml:space="preserve"> </w:t>
      </w:r>
      <w:proofErr w:type="spellStart"/>
      <w:r>
        <w:rPr>
          <w:rFonts w:ascii="Times New Roman" w:hAnsi="Times New Roman" w:cs="Times New Roman"/>
          <w:sz w:val="26"/>
          <w:szCs w:val="26"/>
          <w:lang w:val="en-US"/>
        </w:rPr>
        <w:t>và</w:t>
      </w:r>
      <w:proofErr w:type="spellEnd"/>
      <w:r>
        <w:rPr>
          <w:rFonts w:ascii="Times New Roman" w:hAnsi="Times New Roman" w:cs="Times New Roman"/>
          <w:sz w:val="26"/>
          <w:szCs w:val="26"/>
        </w:rPr>
        <w:t xml:space="preserve"> </w:t>
      </w:r>
      <w:r w:rsidR="00126515" w:rsidRPr="00D76EB5">
        <w:rPr>
          <w:rFonts w:ascii="Times New Roman" w:hAnsi="Times New Roman" w:cs="Times New Roman"/>
          <w:sz w:val="26"/>
          <w:szCs w:val="26"/>
        </w:rPr>
        <w:t>Survived</w:t>
      </w:r>
    </w:p>
    <w:p w14:paraId="4DBA07D6" w14:textId="55454751" w:rsidR="00126515" w:rsidRDefault="0054215A" w:rsidP="00126515">
      <w:pPr>
        <w:pStyle w:val="ListParagraph"/>
        <w:spacing w:line="360" w:lineRule="auto"/>
        <w:ind w:left="1440"/>
        <w:rPr>
          <w:rFonts w:ascii="Times New Roman" w:hAnsi="Times New Roman" w:cs="Times New Roman"/>
          <w:sz w:val="28"/>
          <w:szCs w:val="26"/>
        </w:rPr>
      </w:pPr>
      <w:r w:rsidRPr="0054215A">
        <w:rPr>
          <w:rFonts w:ascii="Times New Roman" w:hAnsi="Times New Roman" w:cs="Times New Roman"/>
          <w:noProof/>
          <w:sz w:val="28"/>
          <w:szCs w:val="26"/>
        </w:rPr>
        <w:drawing>
          <wp:inline distT="0" distB="0" distL="0" distR="0" wp14:anchorId="4F4B6C02" wp14:editId="1B7B61BE">
            <wp:extent cx="5258534" cy="1181265"/>
            <wp:effectExtent l="0" t="0" r="0" b="0"/>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75"/>
                    <a:stretch>
                      <a:fillRect/>
                    </a:stretch>
                  </pic:blipFill>
                  <pic:spPr>
                    <a:xfrm>
                      <a:off x="0" y="0"/>
                      <a:ext cx="5258534" cy="1181265"/>
                    </a:xfrm>
                    <a:prstGeom prst="rect">
                      <a:avLst/>
                    </a:prstGeom>
                  </pic:spPr>
                </pic:pic>
              </a:graphicData>
            </a:graphic>
          </wp:inline>
        </w:drawing>
      </w:r>
    </w:p>
    <w:p w14:paraId="0DCDF1D4" w14:textId="6758DA8D" w:rsidR="0089648A" w:rsidRPr="00D76EB5" w:rsidRDefault="0089648A" w:rsidP="00D76EB5">
      <w:pPr>
        <w:spacing w:line="360" w:lineRule="auto"/>
        <w:ind w:firstLine="720"/>
        <w:rPr>
          <w:rFonts w:ascii="Times New Roman" w:hAnsi="Times New Roman" w:cs="Times New Roman"/>
          <w:sz w:val="26"/>
          <w:szCs w:val="26"/>
        </w:rPr>
      </w:pPr>
      <w:r w:rsidRPr="00D76EB5">
        <w:rPr>
          <w:rFonts w:ascii="Times New Roman" w:hAnsi="Times New Roman" w:cs="Times New Roman"/>
          <w:sz w:val="28"/>
          <w:szCs w:val="26"/>
        </w:rPr>
        <w:t>Tương tự mục 3.1 ta được</w:t>
      </w:r>
      <w:r w:rsidR="00EC1A5B" w:rsidRPr="00D76EB5">
        <w:rPr>
          <w:rFonts w:ascii="Times New Roman" w:hAnsi="Times New Roman" w:cs="Times New Roman"/>
          <w:sz w:val="26"/>
          <w:szCs w:val="26"/>
        </w:rPr>
        <w:t>:</w:t>
      </w:r>
    </w:p>
    <w:p w14:paraId="4683A1CE" w14:textId="4E7F5543" w:rsidR="002F5DD1" w:rsidRPr="00D76EB5" w:rsidRDefault="002F5DD1" w:rsidP="00D76EB5">
      <w:pPr>
        <w:spacing w:line="360" w:lineRule="auto"/>
        <w:ind w:firstLine="720"/>
        <w:rPr>
          <w:rFonts w:ascii="Times New Roman" w:hAnsi="Times New Roman" w:cs="Times New Roman"/>
          <w:sz w:val="26"/>
          <w:szCs w:val="26"/>
        </w:rPr>
      </w:pPr>
      <w:r w:rsidRPr="00D76EB5">
        <w:rPr>
          <w:rFonts w:ascii="Times New Roman" w:hAnsi="Times New Roman" w:cs="Times New Roman"/>
          <w:sz w:val="28"/>
          <w:szCs w:val="26"/>
        </w:rPr>
        <w:t xml:space="preserve">Bảng </w:t>
      </w:r>
      <w:r w:rsidRPr="00D76EB5">
        <w:rPr>
          <w:rFonts w:ascii="Times New Roman" w:hAnsi="Times New Roman" w:cs="Times New Roman"/>
          <w:sz w:val="26"/>
          <w:szCs w:val="26"/>
        </w:rPr>
        <w:t>expected frequency</w:t>
      </w:r>
      <w:r w:rsidR="00C72C39" w:rsidRPr="00D76EB5">
        <w:rPr>
          <w:rFonts w:ascii="Times New Roman" w:hAnsi="Times New Roman" w:cs="Times New Roman"/>
          <w:sz w:val="26"/>
          <w:szCs w:val="26"/>
        </w:rPr>
        <w:t>:</w:t>
      </w:r>
    </w:p>
    <w:p w14:paraId="35BC9E49" w14:textId="5DCDC3D8" w:rsidR="00EC1A5B" w:rsidRDefault="00F827F6" w:rsidP="00126515">
      <w:pPr>
        <w:pStyle w:val="ListParagraph"/>
        <w:spacing w:line="360" w:lineRule="auto"/>
        <w:ind w:left="1440"/>
        <w:rPr>
          <w:rFonts w:ascii="Times New Roman" w:hAnsi="Times New Roman" w:cs="Times New Roman"/>
          <w:sz w:val="28"/>
          <w:szCs w:val="26"/>
        </w:rPr>
      </w:pPr>
      <w:r w:rsidRPr="00F827F6">
        <w:rPr>
          <w:rFonts w:ascii="Times New Roman" w:hAnsi="Times New Roman" w:cs="Times New Roman"/>
          <w:noProof/>
          <w:sz w:val="28"/>
          <w:szCs w:val="26"/>
        </w:rPr>
        <w:drawing>
          <wp:inline distT="0" distB="0" distL="0" distR="0" wp14:anchorId="2F70D27F" wp14:editId="16481A72">
            <wp:extent cx="5268060" cy="1219370"/>
            <wp:effectExtent l="0" t="0" r="889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68060" cy="1219370"/>
                    </a:xfrm>
                    <a:prstGeom prst="rect">
                      <a:avLst/>
                    </a:prstGeom>
                  </pic:spPr>
                </pic:pic>
              </a:graphicData>
            </a:graphic>
          </wp:inline>
        </w:drawing>
      </w:r>
    </w:p>
    <w:p w14:paraId="69A89F14" w14:textId="38764314" w:rsidR="002F5DD1" w:rsidRPr="00D76EB5" w:rsidRDefault="002F5DD1" w:rsidP="00D76EB5">
      <w:pPr>
        <w:spacing w:line="360" w:lineRule="auto"/>
        <w:ind w:firstLine="720"/>
        <w:rPr>
          <w:rFonts w:ascii="Times New Roman" w:hAnsi="Times New Roman" w:cs="Times New Roman"/>
          <w:sz w:val="28"/>
          <w:szCs w:val="26"/>
          <w:lang w:val="en-US"/>
        </w:rPr>
      </w:pPr>
      <w:r w:rsidRPr="00D76EB5">
        <w:rPr>
          <w:rFonts w:ascii="Times New Roman" w:hAnsi="Times New Roman" w:cs="Times New Roman"/>
          <w:sz w:val="26"/>
          <w:szCs w:val="26"/>
        </w:rPr>
        <w:t xml:space="preserve">Bảng </w:t>
      </w:r>
      <w:r w:rsidRPr="00D76EB5">
        <w:rPr>
          <w:rFonts w:ascii="Times New Roman" w:hAnsi="Times New Roman" w:cs="Times New Roman"/>
          <w:sz w:val="26"/>
          <w:szCs w:val="26"/>
          <w:lang w:val="en-US"/>
        </w:rPr>
        <w:t>C</w:t>
      </w:r>
      <w:r w:rsidRPr="00D76EB5">
        <w:rPr>
          <w:rFonts w:ascii="Times New Roman" w:hAnsi="Times New Roman" w:cs="Times New Roman"/>
          <w:sz w:val="26"/>
          <w:szCs w:val="26"/>
        </w:rPr>
        <w:t xml:space="preserve">hi </w:t>
      </w:r>
      <w:r w:rsidRPr="00D76EB5">
        <w:rPr>
          <w:rFonts w:ascii="Times New Roman" w:hAnsi="Times New Roman" w:cs="Times New Roman"/>
          <w:sz w:val="26"/>
          <w:szCs w:val="26"/>
          <w:lang w:val="en-US"/>
        </w:rPr>
        <w:t>S</w:t>
      </w:r>
      <w:r w:rsidRPr="00D76EB5">
        <w:rPr>
          <w:rFonts w:ascii="Times New Roman" w:hAnsi="Times New Roman" w:cs="Times New Roman"/>
          <w:sz w:val="26"/>
          <w:szCs w:val="26"/>
        </w:rPr>
        <w:t xml:space="preserve">quare </w:t>
      </w:r>
      <w:r w:rsidRPr="00D76EB5">
        <w:rPr>
          <w:rFonts w:ascii="Times New Roman" w:hAnsi="Times New Roman" w:cs="Times New Roman"/>
          <w:sz w:val="26"/>
          <w:szCs w:val="26"/>
          <w:lang w:val="en-US"/>
        </w:rPr>
        <w:t>S</w:t>
      </w:r>
      <w:r w:rsidRPr="00D76EB5">
        <w:rPr>
          <w:rFonts w:ascii="Times New Roman" w:hAnsi="Times New Roman" w:cs="Times New Roman"/>
          <w:sz w:val="26"/>
          <w:szCs w:val="26"/>
        </w:rPr>
        <w:t>tatistic:</w:t>
      </w:r>
    </w:p>
    <w:p w14:paraId="201E1A71" w14:textId="39DF1202" w:rsidR="00532A77" w:rsidRDefault="00F827F6" w:rsidP="00532A77">
      <w:pPr>
        <w:pStyle w:val="ListParagraph"/>
        <w:ind w:left="1440"/>
        <w:rPr>
          <w:rFonts w:ascii="Times New Roman" w:hAnsi="Times New Roman" w:cs="Times New Roman"/>
          <w:sz w:val="26"/>
          <w:szCs w:val="26"/>
        </w:rPr>
      </w:pPr>
      <w:r w:rsidRPr="00F827F6">
        <w:rPr>
          <w:rFonts w:ascii="Times New Roman" w:hAnsi="Times New Roman" w:cs="Times New Roman"/>
          <w:noProof/>
          <w:sz w:val="26"/>
          <w:szCs w:val="26"/>
        </w:rPr>
        <w:drawing>
          <wp:inline distT="0" distB="0" distL="0" distR="0" wp14:anchorId="1EAF9CC9" wp14:editId="521E8337">
            <wp:extent cx="5258534" cy="990738"/>
            <wp:effectExtent l="0" t="0" r="0" b="0"/>
            <wp:docPr id="75" name="Picture 7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able&#10;&#10;Description automatically generated"/>
                    <pic:cNvPicPr/>
                  </pic:nvPicPr>
                  <pic:blipFill>
                    <a:blip r:embed="rId77"/>
                    <a:stretch>
                      <a:fillRect/>
                    </a:stretch>
                  </pic:blipFill>
                  <pic:spPr>
                    <a:xfrm>
                      <a:off x="0" y="0"/>
                      <a:ext cx="5258534" cy="990738"/>
                    </a:xfrm>
                    <a:prstGeom prst="rect">
                      <a:avLst/>
                    </a:prstGeom>
                  </pic:spPr>
                </pic:pic>
              </a:graphicData>
            </a:graphic>
          </wp:inline>
        </w:drawing>
      </w:r>
    </w:p>
    <w:p w14:paraId="3D367DE7" w14:textId="0742A151" w:rsidR="00D76EB5" w:rsidRPr="006E3325" w:rsidRDefault="00D76EB5" w:rsidP="009E7C51">
      <w:pPr>
        <w:pStyle w:val="ListParagraph"/>
        <w:numPr>
          <w:ilvl w:val="0"/>
          <w:numId w:val="11"/>
        </w:numPr>
        <w:spacing w:line="360" w:lineRule="auto"/>
        <w:rPr>
          <w:rFonts w:ascii="Times New Roman" w:hAnsi="Times New Roman" w:cs="Times New Roman"/>
          <w:b/>
          <w:bCs/>
          <w:sz w:val="26"/>
          <w:szCs w:val="26"/>
        </w:rPr>
      </w:pPr>
      <w:r>
        <w:rPr>
          <w:rFonts w:ascii="Times New Roman" w:hAnsi="Times New Roman" w:cs="Times New Roman"/>
          <w:b/>
          <w:bCs/>
          <w:sz w:val="26"/>
          <w:szCs w:val="26"/>
        </w:rPr>
        <w:t>χ</w:t>
      </w:r>
      <w:proofErr w:type="gramStart"/>
      <w:r w:rsidRPr="00DA02B9">
        <w:rPr>
          <w:rFonts w:ascii="Times New Roman" w:hAnsi="Times New Roman" w:cs="Times New Roman"/>
          <w:b/>
          <w:bCs/>
          <w:sz w:val="26"/>
          <w:szCs w:val="26"/>
          <w:vertAlign w:val="superscript"/>
        </w:rPr>
        <w:t>2</w:t>
      </w:r>
      <w:r>
        <w:rPr>
          <w:rFonts w:ascii="Times New Roman" w:hAnsi="Times New Roman" w:cs="Times New Roman"/>
          <w:b/>
          <w:bCs/>
          <w:sz w:val="26"/>
          <w:szCs w:val="26"/>
        </w:rPr>
        <w:t xml:space="preserve">  =</w:t>
      </w:r>
      <w:proofErr w:type="gramEnd"/>
      <w:r>
        <w:rPr>
          <w:rFonts w:ascii="Times New Roman" w:hAnsi="Times New Roman" w:cs="Times New Roman"/>
          <w:b/>
          <w:bCs/>
          <w:sz w:val="26"/>
          <w:szCs w:val="26"/>
        </w:rPr>
        <w:t xml:space="preserve"> </w:t>
      </w:r>
      <w:r w:rsidR="00707570">
        <w:rPr>
          <w:rFonts w:ascii="Times New Roman" w:hAnsi="Times New Roman" w:cs="Times New Roman"/>
          <w:b/>
          <w:bCs/>
          <w:sz w:val="26"/>
          <w:szCs w:val="26"/>
        </w:rPr>
        <w:t>2</w:t>
      </w:r>
      <w:r w:rsidR="00F827F6">
        <w:rPr>
          <w:rFonts w:ascii="Times New Roman" w:hAnsi="Times New Roman" w:cs="Times New Roman"/>
          <w:b/>
          <w:bCs/>
          <w:sz w:val="26"/>
          <w:szCs w:val="26"/>
        </w:rPr>
        <w:t>0.308</w:t>
      </w:r>
    </w:p>
    <w:p w14:paraId="6E88D657" w14:textId="77777777" w:rsidR="00D76EB5" w:rsidRDefault="00D76EB5" w:rsidP="00D76EB5">
      <w:pPr>
        <w:spacing w:line="360" w:lineRule="auto"/>
        <w:rPr>
          <w:rFonts w:ascii="Times New Roman" w:hAnsi="Times New Roman" w:cs="Times New Roman"/>
          <w:sz w:val="26"/>
          <w:szCs w:val="26"/>
          <w:lang w:val="en-US"/>
        </w:rPr>
      </w:pPr>
      <w:r>
        <w:rPr>
          <w:rFonts w:ascii="Times New Roman" w:hAnsi="Times New Roman" w:cs="Times New Roman"/>
          <w:b/>
          <w:bCs/>
          <w:sz w:val="26"/>
          <w:szCs w:val="26"/>
          <w:lang w:val="en-US"/>
        </w:rPr>
        <w:tab/>
      </w:r>
      <w:proofErr w:type="spellStart"/>
      <w:r>
        <w:rPr>
          <w:rFonts w:ascii="Times New Roman" w:hAnsi="Times New Roman" w:cs="Times New Roman"/>
          <w:sz w:val="26"/>
          <w:szCs w:val="26"/>
          <w:lang w:val="en-US"/>
        </w:rPr>
        <w:t>Sử</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dụng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hàm</w:t>
      </w:r>
      <w:proofErr w:type="spellEnd"/>
      <w:r>
        <w:rPr>
          <w:rFonts w:ascii="Times New Roman" w:hAnsi="Times New Roman" w:cs="Times New Roman"/>
          <w:sz w:val="26"/>
          <w:szCs w:val="26"/>
          <w:lang w:val="en-US"/>
        </w:rPr>
        <w:t xml:space="preserve"> </w:t>
      </w:r>
      <w:r w:rsidRPr="00DD4DB1">
        <w:rPr>
          <w:rFonts w:ascii="Times New Roman" w:hAnsi="Times New Roman" w:cs="Times New Roman"/>
          <w:sz w:val="26"/>
          <w:szCs w:val="26"/>
          <w:lang w:val="en-US"/>
        </w:rPr>
        <w:t xml:space="preserve">CHISQ.INV.RT(α, </w:t>
      </w:r>
      <w:proofErr w:type="spellStart"/>
      <w:r w:rsidRPr="00DD4DB1">
        <w:rPr>
          <w:rFonts w:ascii="Times New Roman" w:hAnsi="Times New Roman" w:cs="Times New Roman"/>
          <w:sz w:val="26"/>
          <w:szCs w:val="26"/>
          <w:lang w:val="en-US"/>
        </w:rPr>
        <w:t>df</w:t>
      </w:r>
      <w:proofErr w:type="spellEnd"/>
      <w:r w:rsidRPr="00DD4DB1">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để</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tính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giá</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trị</w:t>
      </w:r>
      <w:proofErr w:type="spellEnd"/>
      <w:r>
        <w:rPr>
          <w:rFonts w:ascii="Times New Roman" w:hAnsi="Times New Roman" w:cs="Times New Roman"/>
          <w:sz w:val="26"/>
          <w:szCs w:val="26"/>
          <w:lang w:val="en-US"/>
        </w:rPr>
        <w:t xml:space="preserve"> </w:t>
      </w:r>
      <w:r w:rsidRPr="00E20325">
        <w:rPr>
          <w:rFonts w:ascii="Times New Roman" w:hAnsi="Times New Roman" w:cs="Times New Roman"/>
          <w:sz w:val="26"/>
          <w:szCs w:val="26"/>
          <w:lang w:val="en-US"/>
        </w:rPr>
        <w:t>Critical Value</w:t>
      </w:r>
    </w:p>
    <w:p w14:paraId="7BEA8312" w14:textId="296FA57D" w:rsidR="00D76EB5" w:rsidRDefault="00D76EB5" w:rsidP="00D76EB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ab/>
        <w:t xml:space="preserve">Ta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w:t>
      </w:r>
      <w:r>
        <w:rPr>
          <w:rFonts w:ascii="Times New Roman" w:hAnsi="Times New Roman" w:cs="Times New Roman"/>
          <w:sz w:val="26"/>
          <w:szCs w:val="26"/>
          <w:lang w:val="en-US"/>
        </w:rPr>
        <w:tab/>
      </w:r>
      <w:proofErr w:type="spellStart"/>
      <w:r w:rsidRPr="00F424F2">
        <w:rPr>
          <w:rFonts w:ascii="Times New Roman" w:hAnsi="Times New Roman" w:cs="Times New Roman"/>
          <w:sz w:val="26"/>
          <w:szCs w:val="26"/>
          <w:lang w:val="en-US"/>
        </w:rPr>
        <w:t>df</w:t>
      </w:r>
      <w:proofErr w:type="spellEnd"/>
      <w:r w:rsidRPr="00F424F2">
        <w:rPr>
          <w:rFonts w:ascii="Times New Roman" w:hAnsi="Times New Roman" w:cs="Times New Roman"/>
          <w:sz w:val="26"/>
          <w:szCs w:val="26"/>
          <w:lang w:val="en-US"/>
        </w:rPr>
        <w:t xml:space="preserve"> = (r - </w:t>
      </w:r>
      <w:proofErr w:type="gramStart"/>
      <w:r w:rsidRPr="00F424F2">
        <w:rPr>
          <w:rFonts w:ascii="Times New Roman" w:hAnsi="Times New Roman" w:cs="Times New Roman"/>
          <w:sz w:val="26"/>
          <w:szCs w:val="26"/>
          <w:lang w:val="en-US"/>
        </w:rPr>
        <w:t>1)(</w:t>
      </w:r>
      <w:proofErr w:type="gramEnd"/>
      <w:r w:rsidRPr="00F424F2">
        <w:rPr>
          <w:rFonts w:ascii="Times New Roman" w:hAnsi="Times New Roman" w:cs="Times New Roman"/>
          <w:sz w:val="26"/>
          <w:szCs w:val="26"/>
          <w:lang w:val="en-US"/>
        </w:rPr>
        <w:t>c-1)  = (2 - 1)(</w:t>
      </w:r>
      <w:r w:rsidR="004A4016">
        <w:rPr>
          <w:rFonts w:ascii="Times New Roman" w:hAnsi="Times New Roman" w:cs="Times New Roman"/>
          <w:sz w:val="26"/>
          <w:szCs w:val="26"/>
          <w:lang w:val="en-US"/>
        </w:rPr>
        <w:t>3</w:t>
      </w:r>
      <w:r w:rsidRPr="00F424F2">
        <w:rPr>
          <w:rFonts w:ascii="Times New Roman" w:hAnsi="Times New Roman" w:cs="Times New Roman"/>
          <w:sz w:val="26"/>
          <w:szCs w:val="26"/>
          <w:lang w:val="en-US"/>
        </w:rPr>
        <w:t xml:space="preserve"> - 1) = </w:t>
      </w:r>
      <w:r w:rsidR="004A4016">
        <w:rPr>
          <w:rFonts w:ascii="Times New Roman" w:hAnsi="Times New Roman" w:cs="Times New Roman"/>
          <w:sz w:val="26"/>
          <w:szCs w:val="26"/>
          <w:lang w:val="en-US"/>
        </w:rPr>
        <w:t>2</w:t>
      </w:r>
    </w:p>
    <w:p w14:paraId="430D38A2" w14:textId="0696E07B" w:rsidR="00144E1A" w:rsidRDefault="00144E1A" w:rsidP="00D76EB5">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ab/>
      </w:r>
      <w:r w:rsidR="00BD3FB5">
        <w:rPr>
          <w:rFonts w:ascii="Times New Roman" w:hAnsi="Times New Roman" w:cs="Times New Roman"/>
          <w:sz w:val="26"/>
          <w:szCs w:val="26"/>
          <w:lang w:val="en-US"/>
        </w:rPr>
        <w:tab/>
      </w:r>
      <w:r w:rsidR="00A1691A" w:rsidRPr="00A1691A">
        <w:rPr>
          <w:rFonts w:ascii="Times New Roman" w:hAnsi="Times New Roman" w:cs="Times New Roman"/>
          <w:noProof/>
          <w:sz w:val="26"/>
          <w:szCs w:val="26"/>
          <w:lang w:val="en-US"/>
        </w:rPr>
        <w:drawing>
          <wp:inline distT="0" distB="0" distL="0" distR="0" wp14:anchorId="25D3C2FA" wp14:editId="47EBB262">
            <wp:extent cx="3791479" cy="543001"/>
            <wp:effectExtent l="0" t="0" r="0" b="9525"/>
            <wp:docPr id="82" name="Picture 8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with low confidence"/>
                    <pic:cNvPicPr/>
                  </pic:nvPicPr>
                  <pic:blipFill>
                    <a:blip r:embed="rId78"/>
                    <a:stretch>
                      <a:fillRect/>
                    </a:stretch>
                  </pic:blipFill>
                  <pic:spPr>
                    <a:xfrm>
                      <a:off x="0" y="0"/>
                      <a:ext cx="3791479" cy="543001"/>
                    </a:xfrm>
                    <a:prstGeom prst="rect">
                      <a:avLst/>
                    </a:prstGeom>
                  </pic:spPr>
                </pic:pic>
              </a:graphicData>
            </a:graphic>
          </wp:inline>
        </w:drawing>
      </w:r>
    </w:p>
    <w:p w14:paraId="6EB354AE" w14:textId="7841EB06" w:rsidR="00D76EB5" w:rsidRDefault="00D76EB5" w:rsidP="009E7C51">
      <w:pPr>
        <w:pStyle w:val="ListParagraph"/>
        <w:numPr>
          <w:ilvl w:val="0"/>
          <w:numId w:val="11"/>
        </w:numPr>
        <w:spacing w:line="360" w:lineRule="auto"/>
        <w:rPr>
          <w:rFonts w:ascii="Times New Roman" w:hAnsi="Times New Roman" w:cs="Times New Roman"/>
          <w:sz w:val="26"/>
          <w:szCs w:val="26"/>
        </w:rPr>
      </w:pPr>
      <w:proofErr w:type="spellStart"/>
      <w:r w:rsidRPr="009621C5">
        <w:rPr>
          <w:rFonts w:ascii="Times New Roman" w:hAnsi="Times New Roman" w:cs="Times New Roman"/>
          <w:sz w:val="26"/>
          <w:szCs w:val="26"/>
        </w:rPr>
        <w:t>Giá</w:t>
      </w:r>
      <w:proofErr w:type="spellEnd"/>
      <w:r w:rsidRPr="009621C5">
        <w:rPr>
          <w:rFonts w:ascii="Times New Roman" w:hAnsi="Times New Roman" w:cs="Times New Roman"/>
          <w:sz w:val="26"/>
          <w:szCs w:val="26"/>
        </w:rPr>
        <w:t xml:space="preserve"> </w:t>
      </w:r>
      <w:proofErr w:type="spellStart"/>
      <w:r w:rsidRPr="009621C5">
        <w:rPr>
          <w:rFonts w:ascii="Times New Roman" w:hAnsi="Times New Roman" w:cs="Times New Roman"/>
          <w:sz w:val="26"/>
          <w:szCs w:val="26"/>
        </w:rPr>
        <w:t>trị</w:t>
      </w:r>
      <w:proofErr w:type="spellEnd"/>
      <w:r w:rsidRPr="009621C5">
        <w:rPr>
          <w:rFonts w:ascii="Times New Roman" w:hAnsi="Times New Roman" w:cs="Times New Roman"/>
          <w:sz w:val="26"/>
          <w:szCs w:val="26"/>
        </w:rPr>
        <w:t xml:space="preserve"> </w:t>
      </w:r>
      <w:r w:rsidRPr="00A40143">
        <w:rPr>
          <w:rFonts w:ascii="Times New Roman" w:hAnsi="Times New Roman" w:cs="Times New Roman"/>
          <w:b/>
          <w:bCs/>
          <w:sz w:val="26"/>
          <w:szCs w:val="26"/>
        </w:rPr>
        <w:t xml:space="preserve">Critical Value = </w:t>
      </w:r>
      <w:r w:rsidR="00E75686">
        <w:rPr>
          <w:rFonts w:ascii="Times New Roman" w:hAnsi="Times New Roman" w:cs="Times New Roman"/>
          <w:b/>
          <w:bCs/>
          <w:sz w:val="26"/>
          <w:szCs w:val="26"/>
        </w:rPr>
        <w:t>5.99</w:t>
      </w:r>
    </w:p>
    <w:p w14:paraId="3191930B" w14:textId="35F7975F" w:rsidR="00532A77" w:rsidRDefault="00D76EB5" w:rsidP="009E7C51">
      <w:pPr>
        <w:pStyle w:val="ListParagraph"/>
        <w:numPr>
          <w:ilvl w:val="0"/>
          <w:numId w:val="11"/>
        </w:numPr>
        <w:spacing w:line="360" w:lineRule="auto"/>
        <w:rPr>
          <w:rFonts w:ascii="Times New Roman" w:hAnsi="Times New Roman" w:cs="Times New Roman"/>
          <w:sz w:val="26"/>
          <w:szCs w:val="26"/>
        </w:rPr>
      </w:pPr>
      <w:r w:rsidRPr="00A40143">
        <w:rPr>
          <w:rFonts w:ascii="Times New Roman" w:hAnsi="Times New Roman" w:cs="Times New Roman"/>
          <w:b/>
          <w:bCs/>
          <w:sz w:val="26"/>
          <w:szCs w:val="26"/>
        </w:rPr>
        <w:t>χ</w:t>
      </w:r>
      <w:proofErr w:type="gramStart"/>
      <w:r w:rsidRPr="00A40143">
        <w:rPr>
          <w:rFonts w:ascii="Times New Roman" w:hAnsi="Times New Roman" w:cs="Times New Roman"/>
          <w:b/>
          <w:bCs/>
          <w:sz w:val="26"/>
          <w:szCs w:val="26"/>
          <w:vertAlign w:val="superscript"/>
        </w:rPr>
        <w:t>2</w:t>
      </w:r>
      <w:r w:rsidRPr="00A40143">
        <w:rPr>
          <w:rFonts w:ascii="Times New Roman" w:hAnsi="Times New Roman" w:cs="Times New Roman"/>
          <w:b/>
          <w:bCs/>
          <w:sz w:val="26"/>
          <w:szCs w:val="26"/>
        </w:rPr>
        <w:t xml:space="preserve">  </w:t>
      </w:r>
      <w:r>
        <w:rPr>
          <w:rFonts w:ascii="Times New Roman" w:hAnsi="Times New Roman" w:cs="Times New Roman"/>
          <w:b/>
          <w:bCs/>
          <w:sz w:val="26"/>
          <w:szCs w:val="26"/>
        </w:rPr>
        <w:t>&gt;</w:t>
      </w:r>
      <w:proofErr w:type="gramEnd"/>
      <w:r>
        <w:rPr>
          <w:rFonts w:ascii="Times New Roman" w:hAnsi="Times New Roman" w:cs="Times New Roman"/>
          <w:b/>
          <w:bCs/>
          <w:sz w:val="26"/>
          <w:szCs w:val="26"/>
        </w:rPr>
        <w:t xml:space="preserve"> </w:t>
      </w:r>
      <w:r w:rsidRPr="00A40143">
        <w:rPr>
          <w:rFonts w:ascii="Times New Roman" w:hAnsi="Times New Roman" w:cs="Times New Roman"/>
          <w:b/>
          <w:bCs/>
          <w:sz w:val="26"/>
          <w:szCs w:val="26"/>
        </w:rPr>
        <w:t>Critical Value</w:t>
      </w:r>
      <w:r>
        <w:rPr>
          <w:rFonts w:ascii="Times New Roman" w:hAnsi="Times New Roman" w:cs="Times New Roman"/>
          <w:b/>
          <w:bCs/>
          <w:sz w:val="26"/>
          <w:szCs w:val="26"/>
        </w:rPr>
        <w:t>.</w:t>
      </w:r>
      <w:r>
        <w:rPr>
          <w:rFonts w:ascii="Times New Roman" w:hAnsi="Times New Roman" w:cs="Times New Roman"/>
          <w:b/>
          <w:bCs/>
          <w:sz w:val="26"/>
          <w:szCs w:val="26"/>
        </w:rPr>
        <w:tab/>
      </w:r>
      <w:proofErr w:type="spellStart"/>
      <w:r w:rsidRPr="00097CC0">
        <w:rPr>
          <w:rFonts w:ascii="Times New Roman" w:hAnsi="Times New Roman" w:cs="Times New Roman"/>
          <w:sz w:val="26"/>
          <w:szCs w:val="26"/>
        </w:rPr>
        <w:t>Vậy</w:t>
      </w:r>
      <w:proofErr w:type="spellEnd"/>
      <w:r w:rsidRPr="00097CC0">
        <w:rPr>
          <w:rFonts w:ascii="Times New Roman" w:hAnsi="Times New Roman" w:cs="Times New Roman"/>
          <w:sz w:val="26"/>
          <w:szCs w:val="26"/>
        </w:rPr>
        <w:t xml:space="preserve"> ta </w:t>
      </w:r>
      <w:proofErr w:type="spellStart"/>
      <w:r w:rsidRPr="00097CC0">
        <w:rPr>
          <w:rFonts w:ascii="Times New Roman" w:hAnsi="Times New Roman" w:cs="Times New Roman"/>
          <w:sz w:val="26"/>
          <w:szCs w:val="26"/>
        </w:rPr>
        <w:t>từ</w:t>
      </w:r>
      <w:proofErr w:type="spellEnd"/>
      <w:r w:rsidRPr="00097CC0">
        <w:rPr>
          <w:rFonts w:ascii="Times New Roman" w:hAnsi="Times New Roman" w:cs="Times New Roman"/>
          <w:sz w:val="26"/>
          <w:szCs w:val="26"/>
        </w:rPr>
        <w:t xml:space="preserve"> </w:t>
      </w:r>
      <w:proofErr w:type="spellStart"/>
      <w:r w:rsidRPr="00097CC0">
        <w:rPr>
          <w:rFonts w:ascii="Times New Roman" w:hAnsi="Times New Roman" w:cs="Times New Roman"/>
          <w:sz w:val="26"/>
          <w:szCs w:val="26"/>
        </w:rPr>
        <w:t>chối</w:t>
      </w:r>
      <w:proofErr w:type="spellEnd"/>
      <w:r w:rsidRPr="00097CC0">
        <w:rPr>
          <w:rFonts w:ascii="Times New Roman" w:hAnsi="Times New Roman" w:cs="Times New Roman"/>
          <w:sz w:val="26"/>
          <w:szCs w:val="26"/>
        </w:rPr>
        <w:t xml:space="preserve"> H0</w:t>
      </w:r>
    </w:p>
    <w:p w14:paraId="27AB7697" w14:textId="77777777" w:rsidR="00532A77" w:rsidRPr="002836C6" w:rsidRDefault="00532A77" w:rsidP="00532A77">
      <w:pPr>
        <w:pStyle w:val="ListParagraph"/>
        <w:ind w:left="1440"/>
        <w:rPr>
          <w:rFonts w:ascii="Times New Roman" w:hAnsi="Times New Roman" w:cs="Times New Roman"/>
          <w:sz w:val="26"/>
          <w:szCs w:val="26"/>
        </w:rPr>
      </w:pPr>
    </w:p>
    <w:p w14:paraId="3CE26B30" w14:textId="46B7DC6C" w:rsidR="00E753C6" w:rsidRDefault="00E753C6" w:rsidP="009E7C51">
      <w:pPr>
        <w:pStyle w:val="ListParagraph"/>
        <w:numPr>
          <w:ilvl w:val="1"/>
          <w:numId w:val="2"/>
        </w:numPr>
        <w:spacing w:line="360" w:lineRule="auto"/>
        <w:outlineLvl w:val="2"/>
        <w:rPr>
          <w:rFonts w:ascii="Times New Roman" w:hAnsi="Times New Roman" w:cs="Times New Roman"/>
          <w:b/>
          <w:bCs/>
          <w:color w:val="4472C4" w:themeColor="accent1"/>
          <w:sz w:val="28"/>
          <w:szCs w:val="28"/>
        </w:rPr>
      </w:pPr>
      <w:bookmarkStart w:id="23" w:name="_Toc99052357"/>
      <w:proofErr w:type="spellStart"/>
      <w:r w:rsidRPr="00F66E46">
        <w:rPr>
          <w:rFonts w:ascii="Times New Roman" w:hAnsi="Times New Roman" w:cs="Times New Roman"/>
          <w:b/>
          <w:bCs/>
          <w:color w:val="4472C4" w:themeColor="accent1"/>
          <w:sz w:val="28"/>
          <w:szCs w:val="28"/>
        </w:rPr>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w:t>
      </w:r>
      <w:r w:rsidR="007A62EA">
        <w:rPr>
          <w:rFonts w:ascii="Times New Roman" w:hAnsi="Times New Roman" w:cs="Times New Roman"/>
          <w:b/>
          <w:bCs/>
          <w:color w:val="4472C4" w:themeColor="accent1"/>
          <w:sz w:val="28"/>
          <w:szCs w:val="28"/>
        </w:rPr>
        <w:t>R</w:t>
      </w:r>
      <w:bookmarkEnd w:id="23"/>
    </w:p>
    <w:p w14:paraId="6FB48118" w14:textId="5AE9B674" w:rsidR="001C568C" w:rsidRPr="00E85071" w:rsidRDefault="001C568C" w:rsidP="009E7C51">
      <w:pPr>
        <w:pStyle w:val="ListParagraph"/>
        <w:numPr>
          <w:ilvl w:val="0"/>
          <w:numId w:val="3"/>
        </w:numPr>
        <w:spacing w:line="360" w:lineRule="auto"/>
        <w:rPr>
          <w:rFonts w:ascii="Times New Roman" w:hAnsi="Times New Roman" w:cs="Times New Roman"/>
          <w:sz w:val="26"/>
          <w:szCs w:val="26"/>
          <w:lang w:val="vi-VN"/>
        </w:rPr>
      </w:pPr>
      <w:r w:rsidRPr="005A04C0">
        <w:rPr>
          <w:rFonts w:ascii="Times New Roman" w:hAnsi="Times New Roman" w:cs="Times New Roman"/>
          <w:b/>
          <w:bCs/>
          <w:sz w:val="26"/>
          <w:szCs w:val="26"/>
          <w:lang w:val="vi-VN"/>
        </w:rPr>
        <w:t xml:space="preserve">Kiểm định Chi Square: </w:t>
      </w:r>
      <w:r w:rsidRPr="005A04C0">
        <w:rPr>
          <w:rFonts w:ascii="Times New Roman" w:hAnsi="Times New Roman" w:cs="Times New Roman"/>
          <w:sz w:val="26"/>
          <w:szCs w:val="26"/>
          <w:lang w:val="vi-VN"/>
        </w:rPr>
        <w:t>kiểm định sự độc lập/phụ thuộc của hai biến dạng phân loại.</w:t>
      </w:r>
    </w:p>
    <w:p w14:paraId="7AC977A4" w14:textId="02DB79FB" w:rsidR="001C568C" w:rsidRPr="001547CC" w:rsidRDefault="001C568C" w:rsidP="009E7C51">
      <w:pPr>
        <w:pStyle w:val="ListParagraph"/>
        <w:numPr>
          <w:ilvl w:val="0"/>
          <w:numId w:val="10"/>
        </w:numPr>
        <w:shd w:val="clear" w:color="auto" w:fill="FFFFFF" w:themeFill="background1"/>
        <w:spacing w:line="360" w:lineRule="auto"/>
        <w:rPr>
          <w:rFonts w:ascii="Times New Roman" w:hAnsi="Times New Roman" w:cs="Times New Roman"/>
          <w:sz w:val="26"/>
          <w:szCs w:val="26"/>
          <w:lang w:val="vi-VN"/>
        </w:rPr>
      </w:pPr>
      <w:r w:rsidRPr="001547CC">
        <w:rPr>
          <w:rFonts w:ascii="Times New Roman" w:hAnsi="Times New Roman" w:cs="Times New Roman"/>
          <w:sz w:val="26"/>
          <w:szCs w:val="26"/>
          <w:lang w:val="vi-VN"/>
        </w:rPr>
        <w:t>Sử dụng hàm</w:t>
      </w:r>
      <w:r>
        <w:rPr>
          <w:rFonts w:ascii="Times New Roman" w:hAnsi="Times New Roman" w:cs="Times New Roman"/>
          <w:sz w:val="26"/>
          <w:szCs w:val="26"/>
          <w:lang w:val="vi-VN"/>
        </w:rPr>
        <w:t xml:space="preserve"> </w:t>
      </w:r>
      <w:r w:rsidR="001547CC">
        <w:rPr>
          <w:rFonts w:ascii="Times New Roman" w:hAnsi="Times New Roman" w:cs="Times New Roman"/>
          <w:b/>
          <w:bCs/>
          <w:sz w:val="26"/>
          <w:szCs w:val="26"/>
          <w:lang w:val="vi-VN"/>
        </w:rPr>
        <w:t>table (</w:t>
      </w:r>
      <w:r w:rsidR="00772AFB">
        <w:rPr>
          <w:rFonts w:ascii="Times New Roman" w:hAnsi="Times New Roman" w:cs="Times New Roman"/>
          <w:i/>
          <w:iCs/>
          <w:sz w:val="26"/>
          <w:szCs w:val="26"/>
          <w:lang w:val="vi-VN"/>
        </w:rPr>
        <w:t>group1, group2) và</w:t>
      </w:r>
      <w:r w:rsidRPr="001547CC">
        <w:rPr>
          <w:rFonts w:ascii="Times New Roman" w:hAnsi="Times New Roman" w:cs="Times New Roman"/>
          <w:sz w:val="26"/>
          <w:szCs w:val="26"/>
          <w:lang w:val="vi-VN"/>
        </w:rPr>
        <w:t xml:space="preserve"> </w:t>
      </w:r>
      <w:r w:rsidRPr="001547CC">
        <w:rPr>
          <w:rFonts w:ascii="Times New Roman" w:hAnsi="Times New Roman" w:cs="Times New Roman"/>
          <w:b/>
          <w:sz w:val="26"/>
          <w:szCs w:val="26"/>
          <w:lang w:val="vi-VN"/>
        </w:rPr>
        <w:t xml:space="preserve">chisq.test( </w:t>
      </w:r>
      <w:r w:rsidR="00772AFB">
        <w:rPr>
          <w:rFonts w:ascii="Times New Roman" w:hAnsi="Times New Roman" w:cs="Times New Roman"/>
          <w:i/>
          <w:iCs/>
          <w:sz w:val="26"/>
          <w:szCs w:val="26"/>
          <w:lang w:val="vi-VN"/>
        </w:rPr>
        <w:t>tb</w:t>
      </w:r>
      <w:r w:rsidRPr="001547CC">
        <w:rPr>
          <w:rFonts w:ascii="Times New Roman" w:hAnsi="Times New Roman" w:cs="Times New Roman"/>
          <w:i/>
          <w:sz w:val="26"/>
          <w:szCs w:val="26"/>
          <w:lang w:val="vi-VN"/>
        </w:rPr>
        <w:t xml:space="preserve"> </w:t>
      </w:r>
      <w:r w:rsidRPr="001547CC">
        <w:rPr>
          <w:rFonts w:ascii="Times New Roman" w:hAnsi="Times New Roman" w:cs="Times New Roman"/>
          <w:b/>
          <w:sz w:val="26"/>
          <w:szCs w:val="26"/>
          <w:lang w:val="vi-VN"/>
        </w:rPr>
        <w:t xml:space="preserve">), </w:t>
      </w:r>
      <w:r w:rsidRPr="001547CC">
        <w:rPr>
          <w:rFonts w:ascii="Times New Roman" w:hAnsi="Times New Roman" w:cs="Times New Roman"/>
          <w:sz w:val="26"/>
          <w:szCs w:val="26"/>
          <w:lang w:val="vi-VN"/>
        </w:rPr>
        <w:t xml:space="preserve">cần cài đặt package </w:t>
      </w:r>
      <w:r w:rsidRPr="001547CC">
        <w:rPr>
          <w:rFonts w:ascii="Times New Roman" w:hAnsi="Times New Roman" w:cs="Times New Roman"/>
          <w:i/>
          <w:sz w:val="26"/>
          <w:szCs w:val="26"/>
          <w:lang w:val="vi-VN"/>
        </w:rPr>
        <w:t>MASS</w:t>
      </w:r>
      <w:r w:rsidRPr="001547CC">
        <w:rPr>
          <w:rFonts w:ascii="Times New Roman" w:hAnsi="Times New Roman" w:cs="Times New Roman"/>
          <w:sz w:val="26"/>
          <w:szCs w:val="26"/>
          <w:lang w:val="vi-VN"/>
        </w:rPr>
        <w:t xml:space="preserve"> và require để sử dụng hàm. </w:t>
      </w:r>
    </w:p>
    <w:p w14:paraId="1DFFCD96" w14:textId="008780EF" w:rsidR="001C568C" w:rsidRDefault="001C568C" w:rsidP="0033246D">
      <w:pPr>
        <w:pStyle w:val="ListParagraph"/>
        <w:shd w:val="clear" w:color="auto" w:fill="FFFFFF" w:themeFill="background1"/>
        <w:spacing w:line="360" w:lineRule="auto"/>
        <w:ind w:left="1260"/>
        <w:rPr>
          <w:rFonts w:ascii="Times New Roman" w:hAnsi="Times New Roman" w:cs="Times New Roman"/>
          <w:b/>
          <w:bCs/>
          <w:i/>
          <w:iCs/>
          <w:sz w:val="26"/>
          <w:szCs w:val="26"/>
        </w:rPr>
      </w:pPr>
      <w:proofErr w:type="spellStart"/>
      <w:r w:rsidRPr="00957994">
        <w:rPr>
          <w:rFonts w:ascii="Times New Roman" w:hAnsi="Times New Roman" w:cs="Times New Roman"/>
          <w:b/>
          <w:bCs/>
          <w:i/>
          <w:iCs/>
          <w:sz w:val="26"/>
          <w:szCs w:val="26"/>
        </w:rPr>
        <w:t>Kết</w:t>
      </w:r>
      <w:proofErr w:type="spellEnd"/>
      <w:r w:rsidRPr="00957994">
        <w:rPr>
          <w:rFonts w:ascii="Times New Roman" w:hAnsi="Times New Roman" w:cs="Times New Roman"/>
          <w:b/>
          <w:bCs/>
          <w:i/>
          <w:iCs/>
          <w:sz w:val="26"/>
          <w:szCs w:val="26"/>
        </w:rPr>
        <w:t xml:space="preserve"> </w:t>
      </w:r>
      <w:proofErr w:type="spellStart"/>
      <w:r w:rsidRPr="00957994">
        <w:rPr>
          <w:rFonts w:ascii="Times New Roman" w:hAnsi="Times New Roman" w:cs="Times New Roman"/>
          <w:b/>
          <w:bCs/>
          <w:i/>
          <w:iCs/>
          <w:sz w:val="26"/>
          <w:szCs w:val="26"/>
        </w:rPr>
        <w:t>quả</w:t>
      </w:r>
      <w:proofErr w:type="spellEnd"/>
      <w:r w:rsidR="00544ECE">
        <w:rPr>
          <w:rFonts w:ascii="Times New Roman" w:hAnsi="Times New Roman" w:cs="Times New Roman"/>
          <w:b/>
          <w:bCs/>
          <w:i/>
          <w:iCs/>
          <w:sz w:val="26"/>
          <w:szCs w:val="26"/>
          <w:lang w:val="vi-VN"/>
        </w:rPr>
        <w:t xml:space="preserve"> </w:t>
      </w:r>
      <w:r w:rsidR="00544ECE">
        <w:rPr>
          <w:rFonts w:ascii="Times New Roman" w:hAnsi="Times New Roman" w:cs="Times New Roman"/>
          <w:sz w:val="26"/>
          <w:szCs w:val="26"/>
          <w:lang w:val="vi-VN"/>
        </w:rPr>
        <w:t>với</w:t>
      </w:r>
      <w:r>
        <w:rPr>
          <w:rFonts w:ascii="Times New Roman" w:hAnsi="Times New Roman" w:cs="Times New Roman"/>
          <w:sz w:val="26"/>
          <w:szCs w:val="26"/>
          <w:lang w:val="vi-VN"/>
        </w:rPr>
        <w:t xml:space="preserve"> </w:t>
      </w:r>
      <w:r w:rsidR="00C47466">
        <w:rPr>
          <w:rFonts w:ascii="Times New Roman" w:hAnsi="Times New Roman" w:cs="Times New Roman"/>
          <w:sz w:val="26"/>
          <w:szCs w:val="26"/>
          <w:lang w:val="vi-VN"/>
        </w:rPr>
        <w:t xml:space="preserve">nhóm </w:t>
      </w:r>
      <w:r w:rsidR="00805DA4">
        <w:rPr>
          <w:rFonts w:ascii="Times New Roman" w:hAnsi="Times New Roman" w:cs="Times New Roman"/>
          <w:sz w:val="26"/>
          <w:szCs w:val="26"/>
        </w:rPr>
        <w:t>Embar</w:t>
      </w:r>
      <w:r w:rsidR="00DC3BAF">
        <w:rPr>
          <w:rFonts w:ascii="Times New Roman" w:hAnsi="Times New Roman" w:cs="Times New Roman"/>
          <w:sz w:val="26"/>
          <w:szCs w:val="26"/>
        </w:rPr>
        <w:t>ked</w:t>
      </w:r>
      <w:r w:rsidR="00C47466">
        <w:rPr>
          <w:rFonts w:ascii="Times New Roman" w:hAnsi="Times New Roman" w:cs="Times New Roman"/>
          <w:sz w:val="26"/>
          <w:szCs w:val="26"/>
          <w:lang w:val="vi-VN"/>
        </w:rPr>
        <w:t xml:space="preserve"> – Survived:</w:t>
      </w:r>
    </w:p>
    <w:p w14:paraId="3598F6C2" w14:textId="0AA89FBB" w:rsidR="007D6CC5" w:rsidRDefault="00DC3BAF" w:rsidP="00B11E9C">
      <w:pPr>
        <w:spacing w:line="360" w:lineRule="auto"/>
        <w:jc w:val="center"/>
        <w:rPr>
          <w:rFonts w:ascii="Times New Roman" w:hAnsi="Times New Roman" w:cs="Times New Roman"/>
          <w:b/>
          <w:bCs/>
          <w:sz w:val="26"/>
          <w:szCs w:val="26"/>
          <w:lang w:val="en-US"/>
        </w:rPr>
      </w:pPr>
      <w:r>
        <w:rPr>
          <w:rFonts w:ascii="Times New Roman" w:hAnsi="Times New Roman" w:cs="Times New Roman"/>
          <w:b/>
          <w:bCs/>
          <w:noProof/>
          <w:sz w:val="26"/>
          <w:szCs w:val="26"/>
          <w:lang w:val="en-US"/>
        </w:rPr>
        <w:drawing>
          <wp:inline distT="0" distB="0" distL="0" distR="0" wp14:anchorId="02F9CA04" wp14:editId="3A452BA8">
            <wp:extent cx="5937250" cy="1498600"/>
            <wp:effectExtent l="0" t="0" r="635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7250" cy="1498600"/>
                    </a:xfrm>
                    <a:prstGeom prst="rect">
                      <a:avLst/>
                    </a:prstGeom>
                    <a:noFill/>
                    <a:ln>
                      <a:noFill/>
                    </a:ln>
                  </pic:spPr>
                </pic:pic>
              </a:graphicData>
            </a:graphic>
          </wp:inline>
        </w:drawing>
      </w:r>
    </w:p>
    <w:p w14:paraId="6C2572F1" w14:textId="77777777" w:rsidR="005A6F2E" w:rsidRDefault="005A6F2E" w:rsidP="009E7C51">
      <w:pPr>
        <w:pStyle w:val="ListParagraph"/>
        <w:numPr>
          <w:ilvl w:val="0"/>
          <w:numId w:val="17"/>
        </w:numPr>
        <w:tabs>
          <w:tab w:val="left" w:pos="1620"/>
        </w:tabs>
        <w:spacing w:line="360" w:lineRule="auto"/>
        <w:rPr>
          <w:rFonts w:ascii="Times New Roman" w:hAnsi="Times New Roman" w:cs="Times New Roman"/>
          <w:sz w:val="26"/>
          <w:szCs w:val="26"/>
          <w:lang w:val="vi-VN"/>
        </w:rPr>
      </w:pPr>
      <w:r>
        <w:rPr>
          <w:color w:val="000000"/>
          <w:sz w:val="26"/>
          <w:szCs w:val="26"/>
          <w:lang w:val="vi-VN"/>
        </w:rPr>
        <w:t xml:space="preserve">Sử dụng hàm </w:t>
      </w:r>
      <w:r>
        <w:rPr>
          <w:b/>
          <w:bCs/>
          <w:i/>
          <w:iCs/>
          <w:color w:val="000000"/>
          <w:sz w:val="26"/>
          <w:szCs w:val="26"/>
          <w:lang w:val="vi-VN"/>
        </w:rPr>
        <w:t>qchisq</w:t>
      </w:r>
      <w:r>
        <w:rPr>
          <w:color w:val="000000"/>
          <w:sz w:val="26"/>
          <w:szCs w:val="26"/>
          <w:lang w:val="vi-VN"/>
        </w:rPr>
        <w:t xml:space="preserve"> để tính Critical-value cho bảng dữ liệu:</w:t>
      </w:r>
    </w:p>
    <w:p w14:paraId="79B19F5E" w14:textId="3F6ED95D" w:rsidR="005A6F2E" w:rsidRPr="005A6F2E" w:rsidRDefault="003609AA" w:rsidP="005A6F2E">
      <w:pPr>
        <w:spacing w:line="360" w:lineRule="auto"/>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1989D89B" wp14:editId="1538CF21">
            <wp:extent cx="4902200" cy="4064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902200" cy="406400"/>
                    </a:xfrm>
                    <a:prstGeom prst="rect">
                      <a:avLst/>
                    </a:prstGeom>
                    <a:noFill/>
                    <a:ln>
                      <a:noFill/>
                    </a:ln>
                  </pic:spPr>
                </pic:pic>
              </a:graphicData>
            </a:graphic>
          </wp:inline>
        </w:drawing>
      </w:r>
    </w:p>
    <w:p w14:paraId="003EDDF6" w14:textId="038D51DC" w:rsidR="0029005B" w:rsidRPr="0033246D" w:rsidRDefault="005F290F" w:rsidP="009E7C51">
      <w:pPr>
        <w:pStyle w:val="ListParagraph"/>
        <w:numPr>
          <w:ilvl w:val="0"/>
          <w:numId w:val="14"/>
        </w:numPr>
        <w:spacing w:line="360" w:lineRule="auto"/>
        <w:rPr>
          <w:ins w:id="24" w:author="{8BBE55A8-CABD-47BD-AEAF-F3832C3DFA52}" w:date="2022-03-21T18:39:00Z"/>
          <w:rFonts w:ascii="Times New Roman" w:hAnsi="Times New Roman" w:cs="Times New Roman"/>
          <w:b/>
          <w:sz w:val="26"/>
          <w:szCs w:val="26"/>
        </w:rPr>
      </w:pPr>
      <w:proofErr w:type="spellStart"/>
      <w:r>
        <w:rPr>
          <w:rFonts w:ascii="Times New Roman" w:hAnsi="Times New Roman" w:cs="Times New Roman"/>
          <w:bCs/>
          <w:sz w:val="26"/>
          <w:szCs w:val="26"/>
        </w:rPr>
        <w:t>Bác</w:t>
      </w:r>
      <w:proofErr w:type="spellEnd"/>
      <w:r>
        <w:rPr>
          <w:rFonts w:ascii="Times New Roman" w:hAnsi="Times New Roman" w:cs="Times New Roman"/>
          <w:bCs/>
          <w:sz w:val="26"/>
          <w:szCs w:val="26"/>
          <w:lang w:val="vi-VN"/>
        </w:rPr>
        <w:t xml:space="preserve"> bỏ giả thuyết H0 vì p &lt; 0.05.</w:t>
      </w:r>
    </w:p>
    <w:p w14:paraId="1BB2A707" w14:textId="77777777" w:rsidR="007A62EA" w:rsidRDefault="007A62EA" w:rsidP="009E7C51">
      <w:pPr>
        <w:pStyle w:val="ListParagraph"/>
        <w:numPr>
          <w:ilvl w:val="1"/>
          <w:numId w:val="2"/>
        </w:numPr>
        <w:spacing w:line="360" w:lineRule="auto"/>
        <w:outlineLvl w:val="2"/>
        <w:rPr>
          <w:rFonts w:ascii="Times New Roman" w:hAnsi="Times New Roman" w:cs="Times New Roman"/>
          <w:b/>
          <w:bCs/>
          <w:color w:val="4472C4" w:themeColor="accent1"/>
          <w:sz w:val="28"/>
          <w:szCs w:val="28"/>
        </w:rPr>
      </w:pPr>
      <w:bookmarkStart w:id="25" w:name="_Toc99052358"/>
      <w:proofErr w:type="spellStart"/>
      <w:r w:rsidRPr="00F66E46">
        <w:rPr>
          <w:rFonts w:ascii="Times New Roman" w:hAnsi="Times New Roman" w:cs="Times New Roman"/>
          <w:b/>
          <w:bCs/>
          <w:color w:val="4472C4" w:themeColor="accent1"/>
          <w:sz w:val="28"/>
          <w:szCs w:val="28"/>
        </w:rPr>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Python</w:t>
      </w:r>
      <w:bookmarkEnd w:id="25"/>
    </w:p>
    <w:p w14:paraId="30C5B33A" w14:textId="77777777" w:rsidR="00B06794" w:rsidRPr="00B06794" w:rsidRDefault="00B06794" w:rsidP="00B06794">
      <w:pPr>
        <w:spacing w:line="360" w:lineRule="auto"/>
        <w:ind w:firstLine="360"/>
        <w:rPr>
          <w:rFonts w:ascii="Times New Roman" w:hAnsi="Times New Roman" w:cs="Times New Roman"/>
          <w:b/>
          <w:bCs/>
          <w:sz w:val="26"/>
          <w:szCs w:val="26"/>
        </w:rPr>
      </w:pPr>
      <w:r w:rsidRPr="00B06794">
        <w:rPr>
          <w:rFonts w:ascii="Times New Roman" w:hAnsi="Times New Roman" w:cs="Times New Roman"/>
          <w:b/>
          <w:bCs/>
          <w:sz w:val="26"/>
          <w:szCs w:val="26"/>
        </w:rPr>
        <w:t xml:space="preserve">Bước 1: </w:t>
      </w:r>
      <w:r w:rsidRPr="00B06794">
        <w:rPr>
          <w:rFonts w:ascii="Times New Roman" w:hAnsi="Times New Roman" w:cs="Times New Roman"/>
          <w:sz w:val="26"/>
          <w:szCs w:val="26"/>
        </w:rPr>
        <w:t>Sử dụng hàm crosstab để thống kê bảng nhóm</w:t>
      </w:r>
    </w:p>
    <w:p w14:paraId="2B798FE3" w14:textId="27143506" w:rsidR="00B06794" w:rsidRPr="00B06794" w:rsidRDefault="00786CCA" w:rsidP="00B06794">
      <w:pPr>
        <w:spacing w:line="360" w:lineRule="auto"/>
        <w:jc w:val="center"/>
        <w:rPr>
          <w:rFonts w:ascii="Times New Roman" w:hAnsi="Times New Roman" w:cs="Times New Roman"/>
          <w:b/>
          <w:bCs/>
          <w:i/>
          <w:iCs/>
          <w:sz w:val="26"/>
          <w:szCs w:val="26"/>
        </w:rPr>
      </w:pPr>
      <w:r>
        <w:rPr>
          <w:noProof/>
        </w:rPr>
        <w:lastRenderedPageBreak/>
        <w:drawing>
          <wp:inline distT="0" distB="0" distL="0" distR="0" wp14:anchorId="4D42F3D5" wp14:editId="10F98ED9">
            <wp:extent cx="5943600" cy="1552575"/>
            <wp:effectExtent l="0" t="0" r="0" b="9525"/>
            <wp:docPr id="228" name="Hình ảnh 2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Hình ảnh 228" descr="Ảnh có chứa văn bản&#10;&#10;Mô tả được tạo tự động"/>
                    <pic:cNvPicPr/>
                  </pic:nvPicPr>
                  <pic:blipFill>
                    <a:blip r:embed="rId81"/>
                    <a:stretch>
                      <a:fillRect/>
                    </a:stretch>
                  </pic:blipFill>
                  <pic:spPr>
                    <a:xfrm>
                      <a:off x="0" y="0"/>
                      <a:ext cx="5943600" cy="1552575"/>
                    </a:xfrm>
                    <a:prstGeom prst="rect">
                      <a:avLst/>
                    </a:prstGeom>
                  </pic:spPr>
                </pic:pic>
              </a:graphicData>
            </a:graphic>
          </wp:inline>
        </w:drawing>
      </w:r>
    </w:p>
    <w:p w14:paraId="7191CCCE" w14:textId="77777777" w:rsidR="00B06794" w:rsidRPr="00B06794" w:rsidRDefault="00B06794" w:rsidP="00B06794">
      <w:pPr>
        <w:spacing w:line="360" w:lineRule="auto"/>
        <w:ind w:firstLine="360"/>
        <w:rPr>
          <w:rFonts w:ascii="Times New Roman" w:hAnsi="Times New Roman" w:cs="Times New Roman"/>
          <w:sz w:val="26"/>
          <w:szCs w:val="26"/>
        </w:rPr>
      </w:pPr>
      <w:r w:rsidRPr="00B06794">
        <w:rPr>
          <w:rFonts w:ascii="Times New Roman" w:hAnsi="Times New Roman" w:cs="Times New Roman"/>
          <w:b/>
          <w:bCs/>
          <w:sz w:val="26"/>
          <w:szCs w:val="26"/>
        </w:rPr>
        <w:t xml:space="preserve">Bước 2: </w:t>
      </w:r>
      <w:r w:rsidRPr="00B06794">
        <w:rPr>
          <w:rFonts w:ascii="Times New Roman" w:hAnsi="Times New Roman" w:cs="Times New Roman"/>
          <w:sz w:val="26"/>
          <w:szCs w:val="26"/>
        </w:rPr>
        <w:t>Sử dụng hàm chi2_contingency để kiểm định chi-square</w:t>
      </w:r>
    </w:p>
    <w:p w14:paraId="5DD49E3F" w14:textId="71D64D44" w:rsidR="00634DA1" w:rsidRDefault="00786CCA" w:rsidP="00786CCA">
      <w:pPr>
        <w:pStyle w:val="ListParagraph"/>
        <w:spacing w:line="360" w:lineRule="auto"/>
        <w:rPr>
          <w:rFonts w:ascii="Times New Roman" w:hAnsi="Times New Roman" w:cs="Times New Roman"/>
          <w:b/>
          <w:bCs/>
          <w:sz w:val="26"/>
          <w:szCs w:val="26"/>
        </w:rPr>
      </w:pPr>
      <w:r>
        <w:rPr>
          <w:noProof/>
        </w:rPr>
        <w:drawing>
          <wp:inline distT="0" distB="0" distL="0" distR="0" wp14:anchorId="52578AE4" wp14:editId="03781C55">
            <wp:extent cx="5572125" cy="1352550"/>
            <wp:effectExtent l="0" t="0" r="9525" b="0"/>
            <wp:docPr id="229" name="Hình ảnh 2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Hình ảnh 229" descr="Ảnh có chứa văn bản&#10;&#10;Mô tả được tạo tự động"/>
                    <pic:cNvPicPr/>
                  </pic:nvPicPr>
                  <pic:blipFill>
                    <a:blip r:embed="rId82"/>
                    <a:stretch>
                      <a:fillRect/>
                    </a:stretch>
                  </pic:blipFill>
                  <pic:spPr>
                    <a:xfrm>
                      <a:off x="0" y="0"/>
                      <a:ext cx="5572125" cy="1352550"/>
                    </a:xfrm>
                    <a:prstGeom prst="rect">
                      <a:avLst/>
                    </a:prstGeom>
                  </pic:spPr>
                </pic:pic>
              </a:graphicData>
            </a:graphic>
          </wp:inline>
        </w:drawing>
      </w:r>
    </w:p>
    <w:p w14:paraId="28DA6E34" w14:textId="77777777" w:rsidR="00570D56" w:rsidRPr="00570D56" w:rsidRDefault="00570D56" w:rsidP="00570D56">
      <w:pPr>
        <w:spacing w:line="360" w:lineRule="auto"/>
        <w:ind w:firstLine="360"/>
        <w:rPr>
          <w:rFonts w:ascii="Times New Roman" w:hAnsi="Times New Roman" w:cs="Times New Roman"/>
          <w:sz w:val="26"/>
          <w:szCs w:val="26"/>
        </w:rPr>
      </w:pPr>
      <w:r w:rsidRPr="00570D56">
        <w:rPr>
          <w:rFonts w:ascii="Times New Roman" w:hAnsi="Times New Roman" w:cs="Times New Roman"/>
          <w:sz w:val="26"/>
          <w:szCs w:val="26"/>
        </w:rPr>
        <w:t>Ta từ chối Ho do p-value &lt; 0.05, vậy 2 biến phân loại là độc lập</w:t>
      </w:r>
    </w:p>
    <w:p w14:paraId="6FAC71B3" w14:textId="67CE91D7" w:rsidR="003519AA" w:rsidRDefault="003519AA" w:rsidP="009E7C51">
      <w:pPr>
        <w:pStyle w:val="ListParagraph"/>
        <w:numPr>
          <w:ilvl w:val="0"/>
          <w:numId w:val="2"/>
        </w:numPr>
        <w:spacing w:line="360" w:lineRule="auto"/>
        <w:ind w:left="360"/>
        <w:outlineLvl w:val="1"/>
        <w:rPr>
          <w:rFonts w:ascii="Times New Roman" w:hAnsi="Times New Roman" w:cs="Times New Roman"/>
          <w:b/>
          <w:bCs/>
          <w:color w:val="4472C4" w:themeColor="accent1"/>
          <w:sz w:val="30"/>
          <w:szCs w:val="30"/>
        </w:rPr>
      </w:pPr>
      <w:bookmarkStart w:id="26" w:name="_Toc99052359"/>
      <w:proofErr w:type="spellStart"/>
      <w:r w:rsidRPr="003519AA">
        <w:rPr>
          <w:rFonts w:ascii="Times New Roman" w:hAnsi="Times New Roman" w:cs="Times New Roman"/>
          <w:b/>
          <w:bCs/>
          <w:color w:val="4472C4" w:themeColor="accent1"/>
          <w:sz w:val="30"/>
          <w:szCs w:val="30"/>
        </w:rPr>
        <w:t>VN_housing_dataset</w:t>
      </w:r>
      <w:bookmarkEnd w:id="26"/>
      <w:proofErr w:type="spellEnd"/>
    </w:p>
    <w:p w14:paraId="6FC025F1" w14:textId="538BCB8B" w:rsidR="0032641A" w:rsidRDefault="0032641A" w:rsidP="0032641A">
      <w:pPr>
        <w:spacing w:line="360" w:lineRule="auto"/>
        <w:ind w:left="360"/>
        <w:outlineLvl w:val="2"/>
        <w:rPr>
          <w:rFonts w:ascii="Times New Roman" w:hAnsi="Times New Roman" w:cs="Times New Roman"/>
          <w:b/>
          <w:bCs/>
          <w:color w:val="4472C4" w:themeColor="accent1"/>
          <w:sz w:val="28"/>
          <w:szCs w:val="28"/>
          <w:lang w:val="en-US"/>
        </w:rPr>
      </w:pPr>
      <w:bookmarkStart w:id="27" w:name="_Toc99052360"/>
      <w:proofErr w:type="spellStart"/>
      <w:r>
        <w:rPr>
          <w:rFonts w:ascii="Times New Roman" w:hAnsi="Times New Roman" w:cs="Times New Roman"/>
          <w:b/>
          <w:bCs/>
          <w:color w:val="4472C4" w:themeColor="accent1"/>
          <w:sz w:val="28"/>
          <w:szCs w:val="28"/>
          <w:lang w:val="en-US"/>
        </w:rPr>
        <w:t>Phát</w:t>
      </w:r>
      <w:proofErr w:type="spellEnd"/>
      <w:r>
        <w:rPr>
          <w:rFonts w:ascii="Times New Roman" w:hAnsi="Times New Roman" w:cs="Times New Roman"/>
          <w:b/>
          <w:bCs/>
          <w:color w:val="4472C4" w:themeColor="accent1"/>
          <w:sz w:val="28"/>
          <w:szCs w:val="28"/>
          <w:lang w:val="en-US"/>
        </w:rPr>
        <w:t xml:space="preserve"> </w:t>
      </w:r>
      <w:proofErr w:type="spellStart"/>
      <w:r>
        <w:rPr>
          <w:rFonts w:ascii="Times New Roman" w:hAnsi="Times New Roman" w:cs="Times New Roman"/>
          <w:b/>
          <w:bCs/>
          <w:color w:val="4472C4" w:themeColor="accent1"/>
          <w:sz w:val="28"/>
          <w:szCs w:val="28"/>
          <w:lang w:val="en-US"/>
        </w:rPr>
        <w:t>biểu</w:t>
      </w:r>
      <w:proofErr w:type="spellEnd"/>
      <w:r>
        <w:rPr>
          <w:rFonts w:ascii="Times New Roman" w:hAnsi="Times New Roman" w:cs="Times New Roman"/>
          <w:b/>
          <w:bCs/>
          <w:color w:val="4472C4" w:themeColor="accent1"/>
          <w:sz w:val="28"/>
          <w:szCs w:val="28"/>
          <w:lang w:val="en-US"/>
        </w:rPr>
        <w:t xml:space="preserve"> </w:t>
      </w:r>
      <w:proofErr w:type="spellStart"/>
      <w:r>
        <w:rPr>
          <w:rFonts w:ascii="Times New Roman" w:hAnsi="Times New Roman" w:cs="Times New Roman"/>
          <w:b/>
          <w:bCs/>
          <w:color w:val="4472C4" w:themeColor="accent1"/>
          <w:sz w:val="28"/>
          <w:szCs w:val="28"/>
          <w:lang w:val="en-US"/>
        </w:rPr>
        <w:t>bài</w:t>
      </w:r>
      <w:proofErr w:type="spellEnd"/>
      <w:r>
        <w:rPr>
          <w:rFonts w:ascii="Times New Roman" w:hAnsi="Times New Roman" w:cs="Times New Roman"/>
          <w:b/>
          <w:bCs/>
          <w:color w:val="4472C4" w:themeColor="accent1"/>
          <w:sz w:val="28"/>
          <w:szCs w:val="28"/>
          <w:lang w:val="en-US"/>
        </w:rPr>
        <w:t xml:space="preserve"> </w:t>
      </w:r>
      <w:proofErr w:type="spellStart"/>
      <w:r>
        <w:rPr>
          <w:rFonts w:ascii="Times New Roman" w:hAnsi="Times New Roman" w:cs="Times New Roman"/>
          <w:b/>
          <w:bCs/>
          <w:color w:val="4472C4" w:themeColor="accent1"/>
          <w:sz w:val="28"/>
          <w:szCs w:val="28"/>
          <w:lang w:val="en-US"/>
        </w:rPr>
        <w:t>toán</w:t>
      </w:r>
      <w:bookmarkEnd w:id="27"/>
      <w:proofErr w:type="spellEnd"/>
    </w:p>
    <w:p w14:paraId="39D3C204" w14:textId="3891A2E4" w:rsidR="0032641A" w:rsidRDefault="0001596E" w:rsidP="0001596E">
      <w:pPr>
        <w:pStyle w:val="ListParagraph"/>
        <w:numPr>
          <w:ilvl w:val="1"/>
          <w:numId w:val="1"/>
        </w:numPr>
        <w:rPr>
          <w:rFonts w:ascii="Times New Roman" w:hAnsi="Times New Roman" w:cs="Times New Roman"/>
          <w:b/>
          <w:bCs/>
          <w:color w:val="4472C4" w:themeColor="accent1"/>
          <w:sz w:val="28"/>
          <w:szCs w:val="28"/>
        </w:rPr>
      </w:pPr>
      <w:proofErr w:type="spellStart"/>
      <w:r>
        <w:rPr>
          <w:rFonts w:ascii="Times New Roman" w:hAnsi="Times New Roman" w:cs="Times New Roman"/>
          <w:b/>
          <w:bCs/>
          <w:color w:val="4472C4" w:themeColor="accent1"/>
          <w:sz w:val="28"/>
          <w:szCs w:val="28"/>
        </w:rPr>
        <w:t>Kiểm</w:t>
      </w:r>
      <w:proofErr w:type="spellEnd"/>
      <w:r>
        <w:rPr>
          <w:rFonts w:ascii="Times New Roman" w:hAnsi="Times New Roman" w:cs="Times New Roman"/>
          <w:b/>
          <w:bCs/>
          <w:color w:val="4472C4" w:themeColor="accent1"/>
          <w:sz w:val="28"/>
          <w:szCs w:val="28"/>
        </w:rPr>
        <w:t xml:space="preserve"> </w:t>
      </w:r>
      <w:proofErr w:type="spellStart"/>
      <w:r>
        <w:rPr>
          <w:rFonts w:ascii="Times New Roman" w:hAnsi="Times New Roman" w:cs="Times New Roman"/>
          <w:b/>
          <w:bCs/>
          <w:color w:val="4472C4" w:themeColor="accent1"/>
          <w:sz w:val="28"/>
          <w:szCs w:val="28"/>
        </w:rPr>
        <w:t>định</w:t>
      </w:r>
      <w:proofErr w:type="spellEnd"/>
      <w:r>
        <w:rPr>
          <w:rFonts w:ascii="Times New Roman" w:hAnsi="Times New Roman" w:cs="Times New Roman"/>
          <w:b/>
          <w:bCs/>
          <w:color w:val="4472C4" w:themeColor="accent1"/>
          <w:sz w:val="28"/>
          <w:szCs w:val="28"/>
        </w:rPr>
        <w:t xml:space="preserve"> ANOVA</w:t>
      </w:r>
    </w:p>
    <w:p w14:paraId="4ADD20EF" w14:textId="7CA80132" w:rsidR="007E5B39" w:rsidRPr="009F5056" w:rsidRDefault="007E5B39" w:rsidP="007E5B39">
      <w:pPr>
        <w:ind w:left="1080"/>
        <w:rPr>
          <w:rFonts w:ascii="Times New Roman" w:hAnsi="Times New Roman" w:cs="Times New Roman"/>
          <w:sz w:val="28"/>
          <w:szCs w:val="26"/>
        </w:rPr>
      </w:pPr>
      <w:proofErr w:type="spellStart"/>
      <w:r>
        <w:rPr>
          <w:rFonts w:ascii="Times New Roman" w:hAnsi="Times New Roman" w:cs="Times New Roman"/>
          <w:sz w:val="28"/>
          <w:szCs w:val="26"/>
          <w:lang w:val="en-US"/>
        </w:rPr>
        <w:t>Có</w:t>
      </w:r>
      <w:proofErr w:type="spellEnd"/>
      <w:r>
        <w:rPr>
          <w:rFonts w:ascii="Times New Roman" w:hAnsi="Times New Roman" w:cs="Times New Roman"/>
          <w:sz w:val="28"/>
          <w:szCs w:val="26"/>
          <w:lang w:val="en-US"/>
        </w:rPr>
        <w:t xml:space="preserve"> </w:t>
      </w:r>
      <w:proofErr w:type="spellStart"/>
      <w:r>
        <w:rPr>
          <w:rFonts w:ascii="Times New Roman" w:hAnsi="Times New Roman" w:cs="Times New Roman"/>
          <w:sz w:val="28"/>
          <w:szCs w:val="26"/>
          <w:lang w:val="en-US"/>
        </w:rPr>
        <w:t>thể</w:t>
      </w:r>
      <w:proofErr w:type="spellEnd"/>
      <w:r w:rsidRPr="009F5056">
        <w:rPr>
          <w:rFonts w:ascii="Times New Roman" w:hAnsi="Times New Roman" w:cs="Times New Roman"/>
          <w:sz w:val="28"/>
          <w:szCs w:val="26"/>
        </w:rPr>
        <w:t xml:space="preserve"> cho rằng có sự khác nhau giữa từng </w:t>
      </w:r>
      <w:proofErr w:type="spellStart"/>
      <w:r w:rsidR="00DF47B1">
        <w:rPr>
          <w:rFonts w:ascii="Times New Roman" w:hAnsi="Times New Roman" w:cs="Times New Roman"/>
          <w:sz w:val="28"/>
          <w:szCs w:val="26"/>
          <w:lang w:val="en-US"/>
        </w:rPr>
        <w:t>Huyện</w:t>
      </w:r>
      <w:proofErr w:type="spellEnd"/>
      <w:r w:rsidRPr="009F5056">
        <w:rPr>
          <w:rFonts w:ascii="Times New Roman" w:hAnsi="Times New Roman" w:cs="Times New Roman"/>
          <w:sz w:val="28"/>
          <w:szCs w:val="26"/>
        </w:rPr>
        <w:t xml:space="preserve"> đối với </w:t>
      </w:r>
      <w:proofErr w:type="spellStart"/>
      <w:r w:rsidR="00DF47B1">
        <w:rPr>
          <w:rFonts w:ascii="Times New Roman" w:hAnsi="Times New Roman" w:cs="Times New Roman"/>
          <w:sz w:val="28"/>
          <w:szCs w:val="26"/>
          <w:lang w:val="en-US"/>
        </w:rPr>
        <w:t>giá</w:t>
      </w:r>
      <w:proofErr w:type="spellEnd"/>
      <w:r w:rsidR="00DF47B1">
        <w:rPr>
          <w:rFonts w:ascii="Times New Roman" w:hAnsi="Times New Roman" w:cs="Times New Roman"/>
          <w:sz w:val="28"/>
          <w:szCs w:val="26"/>
          <w:lang w:val="en-US"/>
        </w:rPr>
        <w:t xml:space="preserve"> </w:t>
      </w:r>
      <w:proofErr w:type="spellStart"/>
      <w:r w:rsidR="00DF47B1">
        <w:rPr>
          <w:rFonts w:ascii="Times New Roman" w:hAnsi="Times New Roman" w:cs="Times New Roman"/>
          <w:sz w:val="28"/>
          <w:szCs w:val="26"/>
          <w:lang w:val="en-US"/>
        </w:rPr>
        <w:t>nhà</w:t>
      </w:r>
      <w:proofErr w:type="spellEnd"/>
      <w:r>
        <w:rPr>
          <w:rFonts w:ascii="Times New Roman" w:hAnsi="Times New Roman" w:cs="Times New Roman"/>
          <w:sz w:val="28"/>
          <w:szCs w:val="26"/>
          <w:lang w:val="en-US"/>
        </w:rPr>
        <w:t xml:space="preserve"> </w:t>
      </w:r>
      <w:proofErr w:type="spellStart"/>
      <w:r>
        <w:rPr>
          <w:rFonts w:ascii="Times New Roman" w:hAnsi="Times New Roman" w:cs="Times New Roman"/>
          <w:sz w:val="28"/>
          <w:szCs w:val="26"/>
          <w:lang w:val="en-US"/>
        </w:rPr>
        <w:t>là</w:t>
      </w:r>
      <w:proofErr w:type="spellEnd"/>
      <w:r>
        <w:rPr>
          <w:rFonts w:ascii="Times New Roman" w:hAnsi="Times New Roman" w:cs="Times New Roman"/>
          <w:sz w:val="28"/>
          <w:szCs w:val="26"/>
          <w:lang w:val="en-US"/>
        </w:rPr>
        <w:t xml:space="preserve"> </w:t>
      </w:r>
      <w:proofErr w:type="spellStart"/>
      <w:r>
        <w:rPr>
          <w:rFonts w:ascii="Times New Roman" w:hAnsi="Times New Roman" w:cs="Times New Roman"/>
          <w:sz w:val="28"/>
          <w:szCs w:val="26"/>
          <w:lang w:val="en-US"/>
        </w:rPr>
        <w:t>đúng</w:t>
      </w:r>
      <w:proofErr w:type="spellEnd"/>
      <w:r>
        <w:rPr>
          <w:rFonts w:ascii="Times New Roman" w:hAnsi="Times New Roman" w:cs="Times New Roman"/>
          <w:sz w:val="28"/>
          <w:szCs w:val="26"/>
          <w:lang w:val="en-US"/>
        </w:rPr>
        <w:t xml:space="preserve"> hay </w:t>
      </w:r>
      <w:proofErr w:type="spellStart"/>
      <w:r>
        <w:rPr>
          <w:rFonts w:ascii="Times New Roman" w:hAnsi="Times New Roman" w:cs="Times New Roman"/>
          <w:sz w:val="28"/>
          <w:szCs w:val="26"/>
          <w:lang w:val="en-US"/>
        </w:rPr>
        <w:t>không</w:t>
      </w:r>
      <w:proofErr w:type="spellEnd"/>
      <w:r w:rsidRPr="009F5056">
        <w:rPr>
          <w:rFonts w:ascii="Times New Roman" w:hAnsi="Times New Roman" w:cs="Times New Roman"/>
          <w:sz w:val="28"/>
          <w:szCs w:val="26"/>
        </w:rPr>
        <w:t>?</w:t>
      </w:r>
    </w:p>
    <w:p w14:paraId="52D32D1D" w14:textId="77777777" w:rsidR="007E5B39" w:rsidRPr="00592709" w:rsidRDefault="007E5B39" w:rsidP="00A75F0C">
      <w:pPr>
        <w:ind w:left="360" w:firstLine="720"/>
        <w:rPr>
          <w:rFonts w:ascii="Times New Roman" w:hAnsi="Times New Roman" w:cs="Times New Roman"/>
          <w:sz w:val="28"/>
          <w:szCs w:val="26"/>
        </w:rPr>
      </w:pPr>
      <w:r w:rsidRPr="008745AE">
        <w:rPr>
          <w:rFonts w:ascii="Times New Roman" w:hAnsi="Times New Roman" w:cs="Times New Roman"/>
          <w:sz w:val="28"/>
          <w:szCs w:val="26"/>
        </w:rPr>
        <w:t xml:space="preserve">Với </w:t>
      </w:r>
      <w:r w:rsidRPr="00592709">
        <w:rPr>
          <w:rFonts w:ascii="Times New Roman" w:hAnsi="Times New Roman" w:cs="Times New Roman"/>
          <w:sz w:val="28"/>
          <w:szCs w:val="26"/>
        </w:rPr>
        <w:t>m</w:t>
      </w:r>
      <w:r w:rsidRPr="008745AE">
        <w:rPr>
          <w:rFonts w:ascii="Times New Roman" w:hAnsi="Times New Roman" w:cs="Times New Roman"/>
          <w:sz w:val="28"/>
          <w:szCs w:val="26"/>
        </w:rPr>
        <w:t>ức ý nghĩa α = 0.05</w:t>
      </w:r>
      <w:r w:rsidRPr="00592709">
        <w:rPr>
          <w:rFonts w:ascii="Times New Roman" w:hAnsi="Times New Roman" w:cs="Times New Roman"/>
          <w:sz w:val="28"/>
          <w:szCs w:val="26"/>
        </w:rPr>
        <w:t>.</w:t>
      </w:r>
    </w:p>
    <w:p w14:paraId="1F9E52CA" w14:textId="58C75FE7" w:rsidR="007E5B39" w:rsidRPr="00592709" w:rsidRDefault="007E5B39" w:rsidP="009E7C51">
      <w:pPr>
        <w:pStyle w:val="ListParagraph"/>
        <w:numPr>
          <w:ilvl w:val="0"/>
          <w:numId w:val="9"/>
        </w:numPr>
        <w:rPr>
          <w:rFonts w:ascii="Times New Roman" w:hAnsi="Times New Roman" w:cs="Times New Roman"/>
          <w:sz w:val="28"/>
          <w:szCs w:val="26"/>
          <w:lang w:val="vi-VN"/>
        </w:rPr>
      </w:pPr>
      <w:r w:rsidRPr="00592709">
        <w:rPr>
          <w:rFonts w:ascii="Times New Roman" w:hAnsi="Times New Roman" w:cs="Times New Roman"/>
          <w:sz w:val="28"/>
          <w:szCs w:val="26"/>
          <w:lang w:val="vi-VN"/>
        </w:rPr>
        <w:t xml:space="preserve">Giả thiết H0: µ1=µ2= µ3 (tức là </w:t>
      </w:r>
      <w:r w:rsidR="005C3015" w:rsidRPr="00592709">
        <w:rPr>
          <w:rFonts w:ascii="Times New Roman" w:hAnsi="Times New Roman" w:cs="Times New Roman"/>
          <w:sz w:val="28"/>
          <w:szCs w:val="26"/>
          <w:lang w:val="vi-VN"/>
        </w:rPr>
        <w:t>Huyện</w:t>
      </w:r>
      <w:r w:rsidRPr="00592709">
        <w:rPr>
          <w:rFonts w:ascii="Times New Roman" w:hAnsi="Times New Roman" w:cs="Times New Roman"/>
          <w:sz w:val="28"/>
          <w:szCs w:val="26"/>
          <w:lang w:val="vi-VN"/>
        </w:rPr>
        <w:t xml:space="preserve"> không ảnh hưởng đến </w:t>
      </w:r>
      <w:r w:rsidR="00235B59" w:rsidRPr="00592709">
        <w:rPr>
          <w:rFonts w:ascii="Times New Roman" w:hAnsi="Times New Roman" w:cs="Times New Roman"/>
          <w:sz w:val="28"/>
          <w:szCs w:val="26"/>
          <w:lang w:val="vi-VN"/>
        </w:rPr>
        <w:t>giá nhà</w:t>
      </w:r>
      <w:r w:rsidRPr="00592709">
        <w:rPr>
          <w:rFonts w:ascii="Times New Roman" w:hAnsi="Times New Roman" w:cs="Times New Roman"/>
          <w:sz w:val="28"/>
          <w:szCs w:val="26"/>
          <w:lang w:val="vi-VN"/>
        </w:rPr>
        <w:t>).</w:t>
      </w:r>
    </w:p>
    <w:p w14:paraId="5919A10D" w14:textId="31D72662" w:rsidR="0001596E" w:rsidRPr="00592709" w:rsidRDefault="007E5B39" w:rsidP="009E7C51">
      <w:pPr>
        <w:pStyle w:val="ListParagraph"/>
        <w:numPr>
          <w:ilvl w:val="0"/>
          <w:numId w:val="9"/>
        </w:numPr>
        <w:rPr>
          <w:rFonts w:ascii="Times New Roman" w:hAnsi="Times New Roman" w:cs="Times New Roman"/>
          <w:sz w:val="28"/>
          <w:szCs w:val="26"/>
          <w:lang w:val="vi-VN"/>
        </w:rPr>
      </w:pPr>
      <w:r w:rsidRPr="00592709">
        <w:rPr>
          <w:rFonts w:ascii="Times New Roman" w:hAnsi="Times New Roman" w:cs="Times New Roman"/>
          <w:sz w:val="28"/>
          <w:szCs w:val="26"/>
          <w:lang w:val="vi-VN"/>
        </w:rPr>
        <w:t xml:space="preserve">Đối thiết H1: </w:t>
      </w:r>
      <w:r w:rsidR="00235B59" w:rsidRPr="00592709">
        <w:rPr>
          <w:rFonts w:ascii="Times New Roman" w:hAnsi="Times New Roman" w:cs="Times New Roman"/>
          <w:sz w:val="28"/>
          <w:szCs w:val="26"/>
          <w:lang w:val="vi-VN"/>
        </w:rPr>
        <w:t>Huyện</w:t>
      </w:r>
      <w:r w:rsidRPr="00592709">
        <w:rPr>
          <w:rFonts w:ascii="Times New Roman" w:hAnsi="Times New Roman" w:cs="Times New Roman"/>
          <w:sz w:val="28"/>
          <w:szCs w:val="26"/>
          <w:lang w:val="vi-VN"/>
        </w:rPr>
        <w:t xml:space="preserve"> ảnh hưởng đến </w:t>
      </w:r>
      <w:r w:rsidR="00235B59" w:rsidRPr="00592709">
        <w:rPr>
          <w:rFonts w:ascii="Times New Roman" w:hAnsi="Times New Roman" w:cs="Times New Roman"/>
          <w:sz w:val="28"/>
          <w:szCs w:val="26"/>
          <w:lang w:val="vi-VN"/>
        </w:rPr>
        <w:t>giá nhà</w:t>
      </w:r>
      <w:r w:rsidRPr="00592709">
        <w:rPr>
          <w:rFonts w:ascii="Times New Roman" w:hAnsi="Times New Roman" w:cs="Times New Roman"/>
          <w:sz w:val="28"/>
          <w:szCs w:val="26"/>
          <w:lang w:val="vi-VN"/>
        </w:rPr>
        <w:t>.</w:t>
      </w:r>
    </w:p>
    <w:p w14:paraId="5908BBF2" w14:textId="74CBCE2D" w:rsidR="00DA634F" w:rsidRPr="00DF47B1" w:rsidRDefault="0001596E" w:rsidP="00DF47B1">
      <w:pPr>
        <w:pStyle w:val="ListParagraph"/>
        <w:numPr>
          <w:ilvl w:val="1"/>
          <w:numId w:val="1"/>
        </w:numPr>
        <w:spacing w:line="360" w:lineRule="auto"/>
        <w:rPr>
          <w:rFonts w:ascii="Times New Roman" w:hAnsi="Times New Roman" w:cs="Times New Roman"/>
          <w:b/>
          <w:bCs/>
          <w:color w:val="4472C4" w:themeColor="accent1"/>
          <w:sz w:val="28"/>
          <w:szCs w:val="28"/>
        </w:rPr>
      </w:pPr>
      <w:proofErr w:type="spellStart"/>
      <w:r>
        <w:rPr>
          <w:rFonts w:ascii="Times New Roman" w:hAnsi="Times New Roman" w:cs="Times New Roman"/>
          <w:b/>
          <w:bCs/>
          <w:color w:val="4472C4" w:themeColor="accent1"/>
          <w:sz w:val="28"/>
          <w:szCs w:val="28"/>
        </w:rPr>
        <w:t>Kiểm</w:t>
      </w:r>
      <w:proofErr w:type="spellEnd"/>
      <w:r>
        <w:rPr>
          <w:rFonts w:ascii="Times New Roman" w:hAnsi="Times New Roman" w:cs="Times New Roman"/>
          <w:b/>
          <w:bCs/>
          <w:color w:val="4472C4" w:themeColor="accent1"/>
          <w:sz w:val="28"/>
          <w:szCs w:val="28"/>
        </w:rPr>
        <w:t xml:space="preserve"> </w:t>
      </w:r>
      <w:proofErr w:type="spellStart"/>
      <w:r>
        <w:rPr>
          <w:rFonts w:ascii="Times New Roman" w:hAnsi="Times New Roman" w:cs="Times New Roman"/>
          <w:b/>
          <w:bCs/>
          <w:color w:val="4472C4" w:themeColor="accent1"/>
          <w:sz w:val="28"/>
          <w:szCs w:val="28"/>
        </w:rPr>
        <w:t>định</w:t>
      </w:r>
      <w:proofErr w:type="spellEnd"/>
      <w:r>
        <w:rPr>
          <w:rFonts w:ascii="Times New Roman" w:hAnsi="Times New Roman" w:cs="Times New Roman"/>
          <w:b/>
          <w:bCs/>
          <w:color w:val="4472C4" w:themeColor="accent1"/>
          <w:sz w:val="28"/>
          <w:szCs w:val="28"/>
        </w:rPr>
        <w:t xml:space="preserve"> Chi Square</w:t>
      </w:r>
    </w:p>
    <w:p w14:paraId="714FA84B" w14:textId="79DEE329" w:rsidR="00DA634F" w:rsidRPr="00A928A6" w:rsidRDefault="00DA634F" w:rsidP="00DA634F">
      <w:pPr>
        <w:ind w:left="720"/>
        <w:rPr>
          <w:rFonts w:ascii="Times New Roman" w:hAnsi="Times New Roman" w:cs="Times New Roman"/>
          <w:sz w:val="28"/>
          <w:szCs w:val="26"/>
        </w:rPr>
      </w:pPr>
      <w:r w:rsidRPr="003B240D">
        <w:rPr>
          <w:rFonts w:ascii="Times New Roman" w:hAnsi="Times New Roman" w:cs="Times New Roman"/>
          <w:sz w:val="28"/>
          <w:szCs w:val="26"/>
        </w:rPr>
        <w:t xml:space="preserve">Hãy cho biết có sự liên quan giữa </w:t>
      </w:r>
      <w:r w:rsidR="00D66BAC" w:rsidRPr="00CB438D">
        <w:rPr>
          <w:rFonts w:ascii="Times New Roman" w:hAnsi="Times New Roman" w:cs="Times New Roman"/>
          <w:sz w:val="26"/>
          <w:szCs w:val="26"/>
        </w:rPr>
        <w:t>Loại hình nhà ở</w:t>
      </w:r>
      <w:r w:rsidR="00D66BAC" w:rsidRPr="00AB5D00">
        <w:rPr>
          <w:rFonts w:ascii="Times New Roman" w:hAnsi="Times New Roman" w:cs="Times New Roman"/>
          <w:sz w:val="28"/>
          <w:szCs w:val="26"/>
        </w:rPr>
        <w:t xml:space="preserve"> </w:t>
      </w:r>
      <w:r w:rsidR="00D66BAC">
        <w:rPr>
          <w:rFonts w:ascii="Times New Roman" w:hAnsi="Times New Roman" w:cs="Times New Roman"/>
          <w:sz w:val="28"/>
          <w:szCs w:val="26"/>
        </w:rPr>
        <w:t>và</w:t>
      </w:r>
      <w:r w:rsidR="00D66BAC" w:rsidRPr="00AB5D00">
        <w:rPr>
          <w:rFonts w:ascii="Times New Roman" w:hAnsi="Times New Roman" w:cs="Times New Roman"/>
          <w:sz w:val="28"/>
          <w:szCs w:val="26"/>
        </w:rPr>
        <w:t xml:space="preserve"> </w:t>
      </w:r>
      <w:r w:rsidR="00D66BAC" w:rsidRPr="00423C71">
        <w:rPr>
          <w:rFonts w:ascii="Times New Roman" w:hAnsi="Times New Roman" w:cs="Times New Roman"/>
          <w:sz w:val="28"/>
          <w:szCs w:val="26"/>
        </w:rPr>
        <w:t>Giấy tờ pháp lý</w:t>
      </w:r>
      <w:r w:rsidR="00D66BAC" w:rsidRPr="003B240D">
        <w:rPr>
          <w:rFonts w:ascii="Times New Roman" w:hAnsi="Times New Roman" w:cs="Times New Roman"/>
          <w:sz w:val="28"/>
          <w:szCs w:val="26"/>
        </w:rPr>
        <w:t xml:space="preserve"> </w:t>
      </w:r>
      <w:r w:rsidRPr="003B240D">
        <w:rPr>
          <w:rFonts w:ascii="Times New Roman" w:hAnsi="Times New Roman" w:cs="Times New Roman"/>
          <w:sz w:val="28"/>
          <w:szCs w:val="26"/>
        </w:rPr>
        <w:t xml:space="preserve">hay không? </w:t>
      </w:r>
    </w:p>
    <w:p w14:paraId="17F8362A" w14:textId="77777777" w:rsidR="00DA634F" w:rsidRPr="003B240D" w:rsidRDefault="00DA634F" w:rsidP="00DA634F">
      <w:pPr>
        <w:ind w:left="720"/>
        <w:rPr>
          <w:rFonts w:ascii="Times New Roman" w:hAnsi="Times New Roman" w:cs="Times New Roman"/>
          <w:sz w:val="28"/>
          <w:szCs w:val="26"/>
        </w:rPr>
      </w:pPr>
      <w:r w:rsidRPr="00592709">
        <w:rPr>
          <w:rFonts w:ascii="Times New Roman" w:hAnsi="Times New Roman" w:cs="Times New Roman"/>
          <w:sz w:val="28"/>
          <w:szCs w:val="26"/>
        </w:rPr>
        <w:t xml:space="preserve">Với </w:t>
      </w:r>
      <w:r w:rsidRPr="003B240D">
        <w:rPr>
          <w:rFonts w:ascii="Times New Roman" w:hAnsi="Times New Roman" w:cs="Times New Roman"/>
          <w:sz w:val="28"/>
          <w:szCs w:val="26"/>
        </w:rPr>
        <w:t>Mức ý nghĩa α = 0.05</w:t>
      </w:r>
    </w:p>
    <w:p w14:paraId="2842B8E9" w14:textId="123C831B" w:rsidR="00DA634F" w:rsidRPr="00592709" w:rsidRDefault="00DA634F" w:rsidP="009E7C51">
      <w:pPr>
        <w:pStyle w:val="ListParagraph"/>
        <w:numPr>
          <w:ilvl w:val="0"/>
          <w:numId w:val="9"/>
        </w:numPr>
        <w:rPr>
          <w:rFonts w:ascii="Times New Roman" w:hAnsi="Times New Roman" w:cs="Times New Roman"/>
          <w:sz w:val="28"/>
          <w:szCs w:val="26"/>
          <w:lang w:val="vi-VN"/>
        </w:rPr>
      </w:pPr>
      <w:r w:rsidRPr="00592709">
        <w:rPr>
          <w:rFonts w:ascii="Times New Roman" w:hAnsi="Times New Roman" w:cs="Times New Roman"/>
          <w:sz w:val="28"/>
          <w:szCs w:val="26"/>
          <w:lang w:val="vi-VN"/>
        </w:rPr>
        <w:lastRenderedPageBreak/>
        <w:t xml:space="preserve">Giả thiết H0: </w:t>
      </w:r>
      <w:r w:rsidR="00D66BAC" w:rsidRPr="00592709">
        <w:rPr>
          <w:rFonts w:ascii="Times New Roman" w:hAnsi="Times New Roman" w:cs="Times New Roman"/>
          <w:sz w:val="26"/>
          <w:szCs w:val="26"/>
          <w:lang w:val="vi-VN"/>
        </w:rPr>
        <w:t>Loại hình nhà ở</w:t>
      </w:r>
      <w:r w:rsidR="00D66BAC" w:rsidRPr="00592709">
        <w:rPr>
          <w:rFonts w:ascii="Times New Roman" w:hAnsi="Times New Roman" w:cs="Times New Roman"/>
          <w:sz w:val="28"/>
          <w:szCs w:val="26"/>
          <w:lang w:val="vi-VN"/>
        </w:rPr>
        <w:t xml:space="preserve"> và Giấy tờ pháp lý</w:t>
      </w:r>
      <w:r w:rsidRPr="00592709">
        <w:rPr>
          <w:rFonts w:ascii="Times New Roman" w:hAnsi="Times New Roman" w:cs="Times New Roman"/>
          <w:sz w:val="28"/>
          <w:szCs w:val="26"/>
          <w:lang w:val="vi-VN"/>
        </w:rPr>
        <w:t xml:space="preserve"> độc lập với nhau.</w:t>
      </w:r>
    </w:p>
    <w:p w14:paraId="4A311BEA" w14:textId="7AB94EE4" w:rsidR="00DA634F" w:rsidRPr="00592709" w:rsidRDefault="00DA634F" w:rsidP="009E7C51">
      <w:pPr>
        <w:pStyle w:val="ListParagraph"/>
        <w:numPr>
          <w:ilvl w:val="0"/>
          <w:numId w:val="9"/>
        </w:numPr>
        <w:rPr>
          <w:rFonts w:ascii="Times New Roman" w:hAnsi="Times New Roman" w:cs="Times New Roman"/>
          <w:sz w:val="28"/>
          <w:szCs w:val="26"/>
          <w:lang w:val="vi-VN"/>
        </w:rPr>
      </w:pPr>
      <w:r w:rsidRPr="00592709">
        <w:rPr>
          <w:rFonts w:ascii="Times New Roman" w:hAnsi="Times New Roman" w:cs="Times New Roman"/>
          <w:sz w:val="28"/>
          <w:szCs w:val="26"/>
          <w:lang w:val="vi-VN"/>
        </w:rPr>
        <w:t xml:space="preserve">Đối thiết H1: </w:t>
      </w:r>
      <w:r w:rsidR="00D66BAC" w:rsidRPr="00592709">
        <w:rPr>
          <w:rFonts w:ascii="Times New Roman" w:hAnsi="Times New Roman" w:cs="Times New Roman"/>
          <w:sz w:val="26"/>
          <w:szCs w:val="26"/>
          <w:lang w:val="vi-VN"/>
        </w:rPr>
        <w:t>Loại hình nhà ở</w:t>
      </w:r>
      <w:r w:rsidR="00D66BAC" w:rsidRPr="00592709">
        <w:rPr>
          <w:rFonts w:ascii="Times New Roman" w:hAnsi="Times New Roman" w:cs="Times New Roman"/>
          <w:sz w:val="28"/>
          <w:szCs w:val="26"/>
          <w:lang w:val="vi-VN"/>
        </w:rPr>
        <w:t xml:space="preserve"> và Giấy tờ pháp lý</w:t>
      </w:r>
      <w:r w:rsidRPr="00592709">
        <w:rPr>
          <w:rFonts w:ascii="Times New Roman" w:hAnsi="Times New Roman" w:cs="Times New Roman"/>
          <w:sz w:val="28"/>
          <w:szCs w:val="26"/>
          <w:lang w:val="vi-VN"/>
        </w:rPr>
        <w:t xml:space="preserve"> phụ thuộc nhau.</w:t>
      </w:r>
    </w:p>
    <w:p w14:paraId="77B0F997" w14:textId="77777777" w:rsidR="008C5E6D" w:rsidRPr="00592709" w:rsidRDefault="008C5E6D" w:rsidP="008C5E6D">
      <w:pPr>
        <w:pStyle w:val="ListParagraph"/>
        <w:ind w:left="1800"/>
        <w:rPr>
          <w:rFonts w:ascii="Times New Roman" w:hAnsi="Times New Roman" w:cs="Times New Roman"/>
          <w:sz w:val="28"/>
          <w:szCs w:val="26"/>
          <w:lang w:val="vi-VN"/>
        </w:rPr>
      </w:pPr>
    </w:p>
    <w:p w14:paraId="13D190DE" w14:textId="7EA73599" w:rsidR="00572697" w:rsidRPr="00572697" w:rsidRDefault="003519AA" w:rsidP="009E7C51">
      <w:pPr>
        <w:pStyle w:val="ListParagraph"/>
        <w:numPr>
          <w:ilvl w:val="1"/>
          <w:numId w:val="2"/>
        </w:numPr>
        <w:spacing w:line="360" w:lineRule="auto"/>
        <w:outlineLvl w:val="2"/>
        <w:rPr>
          <w:rFonts w:ascii="Times New Roman" w:hAnsi="Times New Roman" w:cs="Times New Roman"/>
          <w:b/>
          <w:bCs/>
          <w:color w:val="4472C4" w:themeColor="accent1"/>
          <w:sz w:val="28"/>
          <w:szCs w:val="28"/>
        </w:rPr>
      </w:pPr>
      <w:bookmarkStart w:id="28" w:name="_Toc99052361"/>
      <w:proofErr w:type="spellStart"/>
      <w:r w:rsidRPr="00F66E46">
        <w:rPr>
          <w:rFonts w:ascii="Times New Roman" w:hAnsi="Times New Roman" w:cs="Times New Roman"/>
          <w:b/>
          <w:bCs/>
          <w:color w:val="4472C4" w:themeColor="accent1"/>
          <w:sz w:val="28"/>
          <w:szCs w:val="28"/>
        </w:rPr>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w:t>
      </w:r>
      <w:r>
        <w:rPr>
          <w:rFonts w:ascii="Times New Roman" w:hAnsi="Times New Roman" w:cs="Times New Roman"/>
          <w:b/>
          <w:bCs/>
          <w:color w:val="4472C4" w:themeColor="accent1"/>
          <w:sz w:val="28"/>
          <w:szCs w:val="28"/>
        </w:rPr>
        <w:t>Excel</w:t>
      </w:r>
      <w:bookmarkEnd w:id="28"/>
    </w:p>
    <w:p w14:paraId="06194AE7" w14:textId="1D9A98F6" w:rsidR="002E12EB" w:rsidRDefault="00455FA1" w:rsidP="00572697">
      <w:pPr>
        <w:pStyle w:val="ListParagraph"/>
        <w:numPr>
          <w:ilvl w:val="1"/>
          <w:numId w:val="1"/>
        </w:numPr>
        <w:spacing w:line="360" w:lineRule="auto"/>
        <w:rPr>
          <w:rFonts w:ascii="Times New Roman" w:hAnsi="Times New Roman" w:cs="Times New Roman"/>
          <w:b/>
          <w:bCs/>
          <w:color w:val="4472C4" w:themeColor="accent1"/>
          <w:sz w:val="28"/>
          <w:szCs w:val="28"/>
        </w:rPr>
      </w:pPr>
      <w:proofErr w:type="spellStart"/>
      <w:r>
        <w:rPr>
          <w:rFonts w:ascii="Times New Roman" w:hAnsi="Times New Roman" w:cs="Times New Roman"/>
          <w:b/>
          <w:bCs/>
          <w:color w:val="4472C4" w:themeColor="accent1"/>
          <w:sz w:val="28"/>
          <w:szCs w:val="28"/>
        </w:rPr>
        <w:t>Kiểm</w:t>
      </w:r>
      <w:proofErr w:type="spellEnd"/>
      <w:r>
        <w:rPr>
          <w:rFonts w:ascii="Times New Roman" w:hAnsi="Times New Roman" w:cs="Times New Roman"/>
          <w:b/>
          <w:bCs/>
          <w:color w:val="4472C4" w:themeColor="accent1"/>
          <w:sz w:val="28"/>
          <w:szCs w:val="28"/>
        </w:rPr>
        <w:t xml:space="preserve"> </w:t>
      </w:r>
      <w:proofErr w:type="spellStart"/>
      <w:r>
        <w:rPr>
          <w:rFonts w:ascii="Times New Roman" w:hAnsi="Times New Roman" w:cs="Times New Roman"/>
          <w:b/>
          <w:bCs/>
          <w:color w:val="4472C4" w:themeColor="accent1"/>
          <w:sz w:val="28"/>
          <w:szCs w:val="28"/>
        </w:rPr>
        <w:t>định</w:t>
      </w:r>
      <w:proofErr w:type="spellEnd"/>
      <w:r>
        <w:rPr>
          <w:rFonts w:ascii="Times New Roman" w:hAnsi="Times New Roman" w:cs="Times New Roman"/>
          <w:b/>
          <w:bCs/>
          <w:color w:val="4472C4" w:themeColor="accent1"/>
          <w:sz w:val="28"/>
          <w:szCs w:val="28"/>
        </w:rPr>
        <w:t xml:space="preserve"> ANOVA</w:t>
      </w:r>
    </w:p>
    <w:p w14:paraId="7B76F95D" w14:textId="77777777" w:rsidR="003A400B" w:rsidRDefault="00B81929" w:rsidP="003A400B">
      <w:pPr>
        <w:pStyle w:val="ListParagraph"/>
        <w:spacing w:line="360" w:lineRule="auto"/>
        <w:ind w:left="1080" w:firstLine="360"/>
        <w:rPr>
          <w:rFonts w:ascii="Times New Roman" w:hAnsi="Times New Roman" w:cs="Times New Roman"/>
          <w:sz w:val="28"/>
          <w:szCs w:val="26"/>
        </w:rPr>
      </w:pPr>
      <w:proofErr w:type="spellStart"/>
      <w:r w:rsidRPr="00310049">
        <w:rPr>
          <w:rFonts w:ascii="Times New Roman" w:hAnsi="Times New Roman" w:cs="Times New Roman"/>
          <w:sz w:val="28"/>
          <w:szCs w:val="26"/>
        </w:rPr>
        <w:t>Từ</w:t>
      </w:r>
      <w:proofErr w:type="spellEnd"/>
      <w:r w:rsidRPr="00310049">
        <w:rPr>
          <w:rFonts w:ascii="Times New Roman" w:hAnsi="Times New Roman" w:cs="Times New Roman"/>
          <w:sz w:val="28"/>
          <w:szCs w:val="26"/>
        </w:rPr>
        <w:t xml:space="preserve"> </w:t>
      </w:r>
      <w:proofErr w:type="spellStart"/>
      <w:r w:rsidRPr="00310049">
        <w:rPr>
          <w:rFonts w:ascii="Times New Roman" w:hAnsi="Times New Roman" w:cs="Times New Roman"/>
          <w:sz w:val="28"/>
          <w:szCs w:val="26"/>
        </w:rPr>
        <w:t>tập</w:t>
      </w:r>
      <w:proofErr w:type="spellEnd"/>
      <w:r w:rsidRPr="00310049">
        <w:rPr>
          <w:rFonts w:ascii="Times New Roman" w:hAnsi="Times New Roman" w:cs="Times New Roman"/>
          <w:sz w:val="28"/>
          <w:szCs w:val="26"/>
        </w:rPr>
        <w:t xml:space="preserve"> tin </w:t>
      </w:r>
      <w:proofErr w:type="spellStart"/>
      <w:r w:rsidRPr="00310049">
        <w:rPr>
          <w:rFonts w:ascii="Times New Roman" w:hAnsi="Times New Roman" w:cs="Times New Roman"/>
          <w:sz w:val="28"/>
          <w:szCs w:val="26"/>
        </w:rPr>
        <w:t>dữ</w:t>
      </w:r>
      <w:proofErr w:type="spellEnd"/>
      <w:r w:rsidRPr="00310049">
        <w:rPr>
          <w:rFonts w:ascii="Times New Roman" w:hAnsi="Times New Roman" w:cs="Times New Roman"/>
          <w:sz w:val="28"/>
          <w:szCs w:val="26"/>
        </w:rPr>
        <w:t xml:space="preserve"> </w:t>
      </w:r>
      <w:proofErr w:type="spellStart"/>
      <w:r w:rsidRPr="00310049">
        <w:rPr>
          <w:rFonts w:ascii="Times New Roman" w:hAnsi="Times New Roman" w:cs="Times New Roman"/>
          <w:sz w:val="28"/>
          <w:szCs w:val="26"/>
        </w:rPr>
        <w:t>liệu</w:t>
      </w:r>
      <w:proofErr w:type="spellEnd"/>
      <w:r w:rsidRPr="00310049">
        <w:rPr>
          <w:rFonts w:ascii="Times New Roman" w:hAnsi="Times New Roman" w:cs="Times New Roman"/>
          <w:sz w:val="28"/>
          <w:szCs w:val="26"/>
        </w:rPr>
        <w:t xml:space="preserve"> </w:t>
      </w:r>
      <w:proofErr w:type="spellStart"/>
      <w:r w:rsidR="005B6218" w:rsidRPr="005B6218">
        <w:rPr>
          <w:rFonts w:ascii="Times New Roman" w:hAnsi="Times New Roman" w:cs="Times New Roman"/>
          <w:sz w:val="28"/>
          <w:szCs w:val="26"/>
        </w:rPr>
        <w:t>VN_housing_dataset</w:t>
      </w:r>
      <w:proofErr w:type="spellEnd"/>
      <w:r w:rsidRPr="00310049">
        <w:rPr>
          <w:rFonts w:ascii="Times New Roman" w:hAnsi="Times New Roman" w:cs="Times New Roman"/>
          <w:sz w:val="28"/>
          <w:szCs w:val="26"/>
        </w:rPr>
        <w:t xml:space="preserve">, ta </w:t>
      </w:r>
      <w:proofErr w:type="spellStart"/>
      <w:r w:rsidRPr="00310049">
        <w:rPr>
          <w:rFonts w:ascii="Times New Roman" w:hAnsi="Times New Roman" w:cs="Times New Roman"/>
          <w:sz w:val="28"/>
          <w:szCs w:val="26"/>
        </w:rPr>
        <w:t>lọc</w:t>
      </w:r>
      <w:proofErr w:type="spellEnd"/>
      <w:r w:rsidRPr="00310049">
        <w:rPr>
          <w:rFonts w:ascii="Times New Roman" w:hAnsi="Times New Roman" w:cs="Times New Roman"/>
          <w:sz w:val="28"/>
          <w:szCs w:val="26"/>
        </w:rPr>
        <w:t xml:space="preserve"> </w:t>
      </w:r>
      <w:proofErr w:type="spellStart"/>
      <w:r w:rsidRPr="00310049">
        <w:rPr>
          <w:rFonts w:ascii="Times New Roman" w:hAnsi="Times New Roman" w:cs="Times New Roman"/>
          <w:sz w:val="28"/>
          <w:szCs w:val="26"/>
        </w:rPr>
        <w:t>lấy</w:t>
      </w:r>
      <w:proofErr w:type="spellEnd"/>
      <w:r w:rsidRPr="00310049">
        <w:rPr>
          <w:rFonts w:ascii="Times New Roman" w:hAnsi="Times New Roman" w:cs="Times New Roman"/>
          <w:sz w:val="28"/>
          <w:szCs w:val="26"/>
        </w:rPr>
        <w:t xml:space="preserve"> </w:t>
      </w:r>
      <w:r w:rsidR="005B6218">
        <w:rPr>
          <w:rFonts w:ascii="Times New Roman" w:hAnsi="Times New Roman" w:cs="Times New Roman"/>
          <w:sz w:val="28"/>
          <w:szCs w:val="26"/>
        </w:rPr>
        <w:t>310</w:t>
      </w:r>
      <w:r w:rsidRPr="00310049">
        <w:rPr>
          <w:rFonts w:ascii="Times New Roman" w:hAnsi="Times New Roman" w:cs="Times New Roman"/>
          <w:sz w:val="28"/>
          <w:szCs w:val="26"/>
        </w:rPr>
        <w:t xml:space="preserve"> </w:t>
      </w:r>
      <w:proofErr w:type="spellStart"/>
      <w:r w:rsidRPr="00310049">
        <w:rPr>
          <w:rFonts w:ascii="Times New Roman" w:hAnsi="Times New Roman" w:cs="Times New Roman"/>
          <w:sz w:val="28"/>
          <w:szCs w:val="26"/>
        </w:rPr>
        <w:t>cột</w:t>
      </w:r>
      <w:proofErr w:type="spellEnd"/>
      <w:r w:rsidRPr="00310049">
        <w:rPr>
          <w:rFonts w:ascii="Times New Roman" w:hAnsi="Times New Roman" w:cs="Times New Roman"/>
          <w:sz w:val="28"/>
          <w:szCs w:val="26"/>
        </w:rPr>
        <w:t xml:space="preserve"> </w:t>
      </w:r>
      <w:proofErr w:type="spellStart"/>
      <w:r w:rsidRPr="00310049">
        <w:rPr>
          <w:rFonts w:ascii="Times New Roman" w:hAnsi="Times New Roman" w:cs="Times New Roman"/>
          <w:sz w:val="28"/>
          <w:szCs w:val="26"/>
        </w:rPr>
        <w:t>dữ</w:t>
      </w:r>
      <w:proofErr w:type="spellEnd"/>
      <w:r w:rsidRPr="00310049">
        <w:rPr>
          <w:rFonts w:ascii="Times New Roman" w:hAnsi="Times New Roman" w:cs="Times New Roman"/>
          <w:sz w:val="28"/>
          <w:szCs w:val="26"/>
        </w:rPr>
        <w:t xml:space="preserve"> </w:t>
      </w:r>
      <w:proofErr w:type="spellStart"/>
      <w:r w:rsidRPr="00310049">
        <w:rPr>
          <w:rFonts w:ascii="Times New Roman" w:hAnsi="Times New Roman" w:cs="Times New Roman"/>
          <w:sz w:val="28"/>
          <w:szCs w:val="26"/>
        </w:rPr>
        <w:t>liệu</w:t>
      </w:r>
      <w:proofErr w:type="spellEnd"/>
      <w:r w:rsidRPr="00310049">
        <w:rPr>
          <w:rFonts w:ascii="Times New Roman" w:hAnsi="Times New Roman" w:cs="Times New Roman"/>
          <w:sz w:val="28"/>
          <w:szCs w:val="26"/>
        </w:rPr>
        <w:t xml:space="preserve"> </w:t>
      </w:r>
      <w:proofErr w:type="spellStart"/>
      <w:r w:rsidR="00FF6BA7">
        <w:rPr>
          <w:rFonts w:ascii="Times New Roman" w:hAnsi="Times New Roman" w:cs="Times New Roman"/>
          <w:sz w:val="28"/>
          <w:szCs w:val="26"/>
        </w:rPr>
        <w:t>là</w:t>
      </w:r>
      <w:proofErr w:type="spellEnd"/>
      <w:r w:rsidR="00FF6BA7">
        <w:rPr>
          <w:rFonts w:ascii="Times New Roman" w:hAnsi="Times New Roman" w:cs="Times New Roman"/>
          <w:sz w:val="28"/>
          <w:szCs w:val="26"/>
        </w:rPr>
        <w:t xml:space="preserve"> </w:t>
      </w:r>
      <w:proofErr w:type="spellStart"/>
      <w:r w:rsidR="00FF6BA7">
        <w:rPr>
          <w:rFonts w:ascii="Times New Roman" w:hAnsi="Times New Roman" w:cs="Times New Roman"/>
          <w:sz w:val="28"/>
          <w:szCs w:val="26"/>
        </w:rPr>
        <w:t>tên</w:t>
      </w:r>
      <w:proofErr w:type="spellEnd"/>
      <w:r w:rsidR="00FF6BA7">
        <w:rPr>
          <w:rFonts w:ascii="Times New Roman" w:hAnsi="Times New Roman" w:cs="Times New Roman"/>
          <w:sz w:val="28"/>
          <w:szCs w:val="26"/>
        </w:rPr>
        <w:t xml:space="preserve"> </w:t>
      </w:r>
      <w:proofErr w:type="spellStart"/>
      <w:r w:rsidR="00FF6BA7">
        <w:rPr>
          <w:rFonts w:ascii="Times New Roman" w:hAnsi="Times New Roman" w:cs="Times New Roman"/>
          <w:sz w:val="28"/>
          <w:szCs w:val="26"/>
        </w:rPr>
        <w:t>Huyện</w:t>
      </w:r>
      <w:proofErr w:type="spellEnd"/>
      <w:r w:rsidR="003A400B">
        <w:rPr>
          <w:rFonts w:ascii="Times New Roman" w:hAnsi="Times New Roman" w:cs="Times New Roman"/>
          <w:sz w:val="28"/>
          <w:szCs w:val="26"/>
        </w:rPr>
        <w:t>.</w:t>
      </w:r>
    </w:p>
    <w:p w14:paraId="3C1FA132" w14:textId="2DCBB8A2" w:rsidR="003A400B" w:rsidRPr="003A400B" w:rsidRDefault="003A400B" w:rsidP="003A400B">
      <w:pPr>
        <w:pStyle w:val="ListParagraph"/>
        <w:spacing w:line="360" w:lineRule="auto"/>
        <w:ind w:left="1080" w:firstLine="360"/>
        <w:rPr>
          <w:rFonts w:ascii="Times New Roman" w:hAnsi="Times New Roman" w:cs="Times New Roman"/>
          <w:sz w:val="28"/>
          <w:szCs w:val="26"/>
        </w:rPr>
      </w:pPr>
      <w:proofErr w:type="spellStart"/>
      <w:r w:rsidRPr="003A400B">
        <w:rPr>
          <w:rFonts w:ascii="Times New Roman" w:hAnsi="Times New Roman" w:cs="Times New Roman"/>
          <w:sz w:val="28"/>
          <w:szCs w:val="26"/>
        </w:rPr>
        <w:t>Vào</w:t>
      </w:r>
      <w:proofErr w:type="spellEnd"/>
      <w:r w:rsidRPr="003A400B">
        <w:rPr>
          <w:rFonts w:ascii="Times New Roman" w:hAnsi="Times New Roman" w:cs="Times New Roman"/>
          <w:sz w:val="28"/>
          <w:szCs w:val="26"/>
        </w:rPr>
        <w:t xml:space="preserve"> Data -&gt; </w:t>
      </w:r>
      <w:r w:rsidRPr="003A400B">
        <w:rPr>
          <w:rFonts w:ascii="Times New Roman" w:hAnsi="Times New Roman" w:cs="Times New Roman"/>
          <w:sz w:val="26"/>
          <w:szCs w:val="26"/>
        </w:rPr>
        <w:t xml:space="preserve">Data Analysis -&gt; </w:t>
      </w:r>
      <w:proofErr w:type="spellStart"/>
      <w:r w:rsidRPr="003A400B">
        <w:rPr>
          <w:rFonts w:ascii="Times New Roman" w:hAnsi="Times New Roman" w:cs="Times New Roman"/>
          <w:sz w:val="26"/>
          <w:szCs w:val="26"/>
        </w:rPr>
        <w:t>chọn</w:t>
      </w:r>
      <w:proofErr w:type="spellEnd"/>
      <w:r w:rsidRPr="003A400B">
        <w:rPr>
          <w:rFonts w:ascii="Times New Roman" w:hAnsi="Times New Roman" w:cs="Times New Roman"/>
          <w:sz w:val="26"/>
          <w:szCs w:val="26"/>
        </w:rPr>
        <w:t xml:space="preserve"> </w:t>
      </w:r>
      <w:proofErr w:type="spellStart"/>
      <w:r w:rsidRPr="003A400B">
        <w:rPr>
          <w:rFonts w:ascii="Times New Roman" w:hAnsi="Times New Roman" w:cs="Times New Roman"/>
          <w:sz w:val="26"/>
          <w:szCs w:val="26"/>
        </w:rPr>
        <w:t>chức</w:t>
      </w:r>
      <w:proofErr w:type="spellEnd"/>
      <w:r w:rsidRPr="003A400B">
        <w:rPr>
          <w:rFonts w:ascii="Times New Roman" w:hAnsi="Times New Roman" w:cs="Times New Roman"/>
          <w:sz w:val="26"/>
          <w:szCs w:val="26"/>
        </w:rPr>
        <w:t xml:space="preserve"> </w:t>
      </w:r>
      <w:proofErr w:type="spellStart"/>
      <w:r w:rsidRPr="003A400B">
        <w:rPr>
          <w:rFonts w:ascii="Times New Roman" w:hAnsi="Times New Roman" w:cs="Times New Roman"/>
          <w:sz w:val="26"/>
          <w:szCs w:val="26"/>
        </w:rPr>
        <w:t>năng</w:t>
      </w:r>
      <w:proofErr w:type="spellEnd"/>
      <w:r w:rsidRPr="003A400B">
        <w:rPr>
          <w:rFonts w:ascii="Times New Roman" w:hAnsi="Times New Roman" w:cs="Times New Roman"/>
          <w:sz w:val="26"/>
          <w:szCs w:val="26"/>
        </w:rPr>
        <w:t xml:space="preserve"> </w:t>
      </w:r>
      <w:proofErr w:type="spellStart"/>
      <w:r w:rsidRPr="003A400B">
        <w:rPr>
          <w:rFonts w:ascii="Times New Roman" w:hAnsi="Times New Roman" w:cs="Times New Roman"/>
          <w:sz w:val="28"/>
          <w:szCs w:val="26"/>
        </w:rPr>
        <w:t>Anova</w:t>
      </w:r>
      <w:proofErr w:type="spellEnd"/>
      <w:r w:rsidRPr="003A400B">
        <w:rPr>
          <w:rFonts w:ascii="Times New Roman" w:hAnsi="Times New Roman" w:cs="Times New Roman"/>
          <w:sz w:val="28"/>
          <w:szCs w:val="26"/>
        </w:rPr>
        <w:t>: Single Factor</w:t>
      </w:r>
    </w:p>
    <w:p w14:paraId="12DC5FE5" w14:textId="420EE6DF" w:rsidR="00225AB0" w:rsidRDefault="00E02491" w:rsidP="00AA2DBA">
      <w:pPr>
        <w:pStyle w:val="ListParagraph"/>
        <w:tabs>
          <w:tab w:val="left" w:pos="4740"/>
        </w:tabs>
        <w:spacing w:line="360" w:lineRule="auto"/>
        <w:ind w:left="1440"/>
        <w:rPr>
          <w:rFonts w:ascii="Times New Roman" w:hAnsi="Times New Roman" w:cs="Times New Roman"/>
          <w:sz w:val="28"/>
          <w:szCs w:val="26"/>
        </w:rPr>
      </w:pPr>
      <w:proofErr w:type="spellStart"/>
      <w:r>
        <w:rPr>
          <w:rFonts w:ascii="Times New Roman" w:hAnsi="Times New Roman" w:cs="Times New Roman"/>
          <w:sz w:val="28"/>
          <w:szCs w:val="26"/>
        </w:rPr>
        <w:t>Tương</w:t>
      </w:r>
      <w:proofErr w:type="spellEnd"/>
      <w:r>
        <w:rPr>
          <w:rFonts w:ascii="Times New Roman" w:hAnsi="Times New Roman" w:cs="Times New Roman"/>
          <w:sz w:val="28"/>
          <w:szCs w:val="26"/>
        </w:rPr>
        <w:t xml:space="preserve"> </w:t>
      </w:r>
      <w:proofErr w:type="spellStart"/>
      <w:r>
        <w:rPr>
          <w:rFonts w:ascii="Times New Roman" w:hAnsi="Times New Roman" w:cs="Times New Roman"/>
          <w:sz w:val="28"/>
          <w:szCs w:val="26"/>
        </w:rPr>
        <w:t>tự</w:t>
      </w:r>
      <w:proofErr w:type="spellEnd"/>
      <w:r>
        <w:rPr>
          <w:rFonts w:ascii="Times New Roman" w:hAnsi="Times New Roman" w:cs="Times New Roman"/>
          <w:sz w:val="28"/>
          <w:szCs w:val="26"/>
        </w:rPr>
        <w:t xml:space="preserve"> </w:t>
      </w:r>
      <w:proofErr w:type="spellStart"/>
      <w:r w:rsidR="00225AB0">
        <w:rPr>
          <w:rFonts w:ascii="Times New Roman" w:hAnsi="Times New Roman" w:cs="Times New Roman"/>
          <w:sz w:val="28"/>
          <w:szCs w:val="26"/>
        </w:rPr>
        <w:t>phần</w:t>
      </w:r>
      <w:proofErr w:type="spellEnd"/>
      <w:r w:rsidR="00225AB0">
        <w:rPr>
          <w:rFonts w:ascii="Times New Roman" w:hAnsi="Times New Roman" w:cs="Times New Roman"/>
          <w:sz w:val="28"/>
          <w:szCs w:val="26"/>
        </w:rPr>
        <w:t xml:space="preserve"> 2.1 </w:t>
      </w:r>
      <w:proofErr w:type="spellStart"/>
      <w:r w:rsidR="00225AB0">
        <w:rPr>
          <w:rFonts w:ascii="Times New Roman" w:hAnsi="Times New Roman" w:cs="Times New Roman"/>
          <w:sz w:val="28"/>
          <w:szCs w:val="26"/>
        </w:rPr>
        <w:t>kiểm</w:t>
      </w:r>
      <w:proofErr w:type="spellEnd"/>
      <w:r w:rsidR="00225AB0">
        <w:rPr>
          <w:rFonts w:ascii="Times New Roman" w:hAnsi="Times New Roman" w:cs="Times New Roman"/>
          <w:sz w:val="28"/>
          <w:szCs w:val="26"/>
        </w:rPr>
        <w:t xml:space="preserve"> </w:t>
      </w:r>
      <w:proofErr w:type="spellStart"/>
      <w:r w:rsidR="00225AB0">
        <w:rPr>
          <w:rFonts w:ascii="Times New Roman" w:hAnsi="Times New Roman" w:cs="Times New Roman"/>
          <w:sz w:val="28"/>
          <w:szCs w:val="26"/>
        </w:rPr>
        <w:t>định</w:t>
      </w:r>
      <w:proofErr w:type="spellEnd"/>
      <w:r w:rsidR="00225AB0">
        <w:rPr>
          <w:rFonts w:ascii="Times New Roman" w:hAnsi="Times New Roman" w:cs="Times New Roman"/>
          <w:sz w:val="28"/>
          <w:szCs w:val="26"/>
        </w:rPr>
        <w:t xml:space="preserve"> ANOVA, ta </w:t>
      </w:r>
      <w:proofErr w:type="spellStart"/>
      <w:r w:rsidR="00225AB0">
        <w:rPr>
          <w:rFonts w:ascii="Times New Roman" w:hAnsi="Times New Roman" w:cs="Times New Roman"/>
          <w:sz w:val="28"/>
          <w:szCs w:val="26"/>
        </w:rPr>
        <w:t>thu</w:t>
      </w:r>
      <w:proofErr w:type="spellEnd"/>
      <w:r w:rsidR="00225AB0">
        <w:rPr>
          <w:rFonts w:ascii="Times New Roman" w:hAnsi="Times New Roman" w:cs="Times New Roman"/>
          <w:sz w:val="28"/>
          <w:szCs w:val="26"/>
        </w:rPr>
        <w:t xml:space="preserve"> </w:t>
      </w:r>
      <w:proofErr w:type="spellStart"/>
      <w:r w:rsidR="00225AB0">
        <w:rPr>
          <w:rFonts w:ascii="Times New Roman" w:hAnsi="Times New Roman" w:cs="Times New Roman"/>
          <w:sz w:val="28"/>
          <w:szCs w:val="26"/>
        </w:rPr>
        <w:t>được</w:t>
      </w:r>
      <w:proofErr w:type="spellEnd"/>
      <w:r w:rsidR="00225AB0">
        <w:rPr>
          <w:rFonts w:ascii="Times New Roman" w:hAnsi="Times New Roman" w:cs="Times New Roman"/>
          <w:sz w:val="28"/>
          <w:szCs w:val="26"/>
        </w:rPr>
        <w:t xml:space="preserve"> </w:t>
      </w:r>
      <w:proofErr w:type="spellStart"/>
      <w:r w:rsidR="00225AB0">
        <w:rPr>
          <w:rFonts w:ascii="Times New Roman" w:hAnsi="Times New Roman" w:cs="Times New Roman"/>
          <w:sz w:val="28"/>
          <w:szCs w:val="26"/>
        </w:rPr>
        <w:t>kết</w:t>
      </w:r>
      <w:proofErr w:type="spellEnd"/>
      <w:r w:rsidR="00225AB0">
        <w:rPr>
          <w:rFonts w:ascii="Times New Roman" w:hAnsi="Times New Roman" w:cs="Times New Roman"/>
          <w:sz w:val="28"/>
          <w:szCs w:val="26"/>
        </w:rPr>
        <w:t xml:space="preserve"> </w:t>
      </w:r>
      <w:proofErr w:type="spellStart"/>
      <w:r w:rsidR="00225AB0">
        <w:rPr>
          <w:rFonts w:ascii="Times New Roman" w:hAnsi="Times New Roman" w:cs="Times New Roman"/>
          <w:sz w:val="28"/>
          <w:szCs w:val="26"/>
        </w:rPr>
        <w:t>quả</w:t>
      </w:r>
      <w:proofErr w:type="spellEnd"/>
      <w:r w:rsidR="00225AB0">
        <w:rPr>
          <w:rFonts w:ascii="Times New Roman" w:hAnsi="Times New Roman" w:cs="Times New Roman"/>
          <w:sz w:val="28"/>
          <w:szCs w:val="26"/>
        </w:rPr>
        <w:t>:</w:t>
      </w:r>
    </w:p>
    <w:p w14:paraId="4E198373" w14:textId="3056345E" w:rsidR="00AA2DBA" w:rsidRPr="00AA2DBA" w:rsidRDefault="00E10BA5" w:rsidP="00AA2DBA">
      <w:pPr>
        <w:pStyle w:val="ListParagraph"/>
        <w:tabs>
          <w:tab w:val="left" w:pos="4740"/>
        </w:tabs>
        <w:spacing w:line="360" w:lineRule="auto"/>
        <w:ind w:left="1440"/>
        <w:rPr>
          <w:rFonts w:ascii="Times New Roman" w:hAnsi="Times New Roman" w:cs="Times New Roman"/>
          <w:sz w:val="28"/>
          <w:szCs w:val="26"/>
        </w:rPr>
      </w:pPr>
      <w:r w:rsidRPr="00E10BA5">
        <w:rPr>
          <w:rFonts w:ascii="Times New Roman" w:hAnsi="Times New Roman" w:cs="Times New Roman"/>
          <w:noProof/>
          <w:sz w:val="28"/>
          <w:szCs w:val="26"/>
        </w:rPr>
        <w:drawing>
          <wp:inline distT="0" distB="0" distL="0" distR="0" wp14:anchorId="00D913B7" wp14:editId="49DD60FC">
            <wp:extent cx="5120640" cy="1281801"/>
            <wp:effectExtent l="0" t="0" r="3810" b="0"/>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83"/>
                    <a:stretch>
                      <a:fillRect/>
                    </a:stretch>
                  </pic:blipFill>
                  <pic:spPr>
                    <a:xfrm>
                      <a:off x="0" y="0"/>
                      <a:ext cx="5133263" cy="1284961"/>
                    </a:xfrm>
                    <a:prstGeom prst="rect">
                      <a:avLst/>
                    </a:prstGeom>
                  </pic:spPr>
                </pic:pic>
              </a:graphicData>
            </a:graphic>
          </wp:inline>
        </w:drawing>
      </w:r>
    </w:p>
    <w:p w14:paraId="738FC092" w14:textId="74A75653" w:rsidR="00B24191" w:rsidRPr="00B24191" w:rsidRDefault="00225AB0" w:rsidP="00B24191">
      <w:pPr>
        <w:pStyle w:val="ListParagraph"/>
        <w:tabs>
          <w:tab w:val="left" w:pos="4740"/>
        </w:tabs>
        <w:spacing w:line="360" w:lineRule="auto"/>
        <w:ind w:left="1440"/>
        <w:rPr>
          <w:rFonts w:ascii="Times New Roman" w:hAnsi="Times New Roman" w:cs="Times New Roman"/>
          <w:sz w:val="28"/>
          <w:szCs w:val="26"/>
        </w:rPr>
      </w:pPr>
      <w:proofErr w:type="spellStart"/>
      <w:r w:rsidRPr="00FE36A7">
        <w:rPr>
          <w:rFonts w:ascii="Times New Roman" w:hAnsi="Times New Roman" w:cs="Times New Roman"/>
          <w:sz w:val="28"/>
          <w:szCs w:val="26"/>
        </w:rPr>
        <w:t>Giá</w:t>
      </w:r>
      <w:proofErr w:type="spellEnd"/>
      <w:r w:rsidRPr="00FE36A7">
        <w:rPr>
          <w:rFonts w:ascii="Times New Roman" w:hAnsi="Times New Roman" w:cs="Times New Roman"/>
          <w:sz w:val="28"/>
          <w:szCs w:val="26"/>
        </w:rPr>
        <w:t xml:space="preserve"> </w:t>
      </w:r>
      <w:proofErr w:type="spellStart"/>
      <w:r w:rsidRPr="00FE36A7">
        <w:rPr>
          <w:rFonts w:ascii="Times New Roman" w:hAnsi="Times New Roman" w:cs="Times New Roman"/>
          <w:sz w:val="28"/>
          <w:szCs w:val="26"/>
        </w:rPr>
        <w:t>trị</w:t>
      </w:r>
      <w:proofErr w:type="spellEnd"/>
      <w:r w:rsidRPr="00FE36A7">
        <w:rPr>
          <w:rFonts w:ascii="Times New Roman" w:hAnsi="Times New Roman" w:cs="Times New Roman"/>
          <w:sz w:val="28"/>
          <w:szCs w:val="26"/>
        </w:rPr>
        <w:t xml:space="preserve"> P-value </w:t>
      </w:r>
      <w:r w:rsidR="00A31D47">
        <w:rPr>
          <w:rFonts w:ascii="Times New Roman" w:hAnsi="Times New Roman" w:cs="Times New Roman"/>
          <w:sz w:val="28"/>
          <w:szCs w:val="26"/>
        </w:rPr>
        <w:t>1 &gt; 0.05</w:t>
      </w:r>
      <w:r>
        <w:rPr>
          <w:rFonts w:ascii="Times New Roman" w:hAnsi="Times New Roman" w:cs="Times New Roman"/>
          <w:sz w:val="28"/>
          <w:szCs w:val="26"/>
        </w:rPr>
        <w:t xml:space="preserve"> </w:t>
      </w:r>
      <w:proofErr w:type="spellStart"/>
      <w:r>
        <w:rPr>
          <w:rFonts w:ascii="Times New Roman" w:hAnsi="Times New Roman" w:cs="Times New Roman"/>
          <w:sz w:val="28"/>
          <w:szCs w:val="26"/>
        </w:rPr>
        <w:t>nên</w:t>
      </w:r>
      <w:proofErr w:type="spellEnd"/>
      <w:r w:rsidRPr="00875852">
        <w:rPr>
          <w:rFonts w:ascii="Times New Roman" w:hAnsi="Times New Roman" w:cs="Times New Roman"/>
          <w:sz w:val="28"/>
          <w:szCs w:val="26"/>
        </w:rPr>
        <w:t xml:space="preserve"> ta </w:t>
      </w:r>
      <w:proofErr w:type="spellStart"/>
      <w:r w:rsidR="00A31D47">
        <w:rPr>
          <w:rFonts w:ascii="Times New Roman" w:hAnsi="Times New Roman" w:cs="Times New Roman"/>
          <w:sz w:val="28"/>
          <w:szCs w:val="26"/>
        </w:rPr>
        <w:t>chấp</w:t>
      </w:r>
      <w:proofErr w:type="spellEnd"/>
      <w:r w:rsidR="00A31D47">
        <w:rPr>
          <w:rFonts w:ascii="Times New Roman" w:hAnsi="Times New Roman" w:cs="Times New Roman"/>
          <w:sz w:val="28"/>
          <w:szCs w:val="26"/>
        </w:rPr>
        <w:t xml:space="preserve"> </w:t>
      </w:r>
      <w:proofErr w:type="spellStart"/>
      <w:r w:rsidR="00A31D47">
        <w:rPr>
          <w:rFonts w:ascii="Times New Roman" w:hAnsi="Times New Roman" w:cs="Times New Roman"/>
          <w:sz w:val="28"/>
          <w:szCs w:val="26"/>
        </w:rPr>
        <w:t>nhận</w:t>
      </w:r>
      <w:proofErr w:type="spellEnd"/>
      <w:r w:rsidRPr="00875852">
        <w:rPr>
          <w:rFonts w:ascii="Times New Roman" w:hAnsi="Times New Roman" w:cs="Times New Roman"/>
          <w:sz w:val="28"/>
          <w:szCs w:val="26"/>
        </w:rPr>
        <w:t xml:space="preserve"> </w:t>
      </w:r>
      <w:proofErr w:type="spellStart"/>
      <w:r w:rsidRPr="00875852">
        <w:rPr>
          <w:rFonts w:ascii="Times New Roman" w:hAnsi="Times New Roman" w:cs="Times New Roman"/>
          <w:sz w:val="28"/>
          <w:szCs w:val="26"/>
        </w:rPr>
        <w:t>giả</w:t>
      </w:r>
      <w:proofErr w:type="spellEnd"/>
      <w:r w:rsidRPr="00875852">
        <w:rPr>
          <w:rFonts w:ascii="Times New Roman" w:hAnsi="Times New Roman" w:cs="Times New Roman"/>
          <w:sz w:val="28"/>
          <w:szCs w:val="26"/>
        </w:rPr>
        <w:t xml:space="preserve"> </w:t>
      </w:r>
      <w:proofErr w:type="spellStart"/>
      <w:r w:rsidRPr="00875852">
        <w:rPr>
          <w:rFonts w:ascii="Times New Roman" w:hAnsi="Times New Roman" w:cs="Times New Roman"/>
          <w:sz w:val="28"/>
          <w:szCs w:val="26"/>
        </w:rPr>
        <w:t>thuyết</w:t>
      </w:r>
      <w:proofErr w:type="spellEnd"/>
      <w:r w:rsidRPr="00875852">
        <w:rPr>
          <w:rFonts w:ascii="Times New Roman" w:hAnsi="Times New Roman" w:cs="Times New Roman"/>
          <w:sz w:val="28"/>
          <w:szCs w:val="26"/>
        </w:rPr>
        <w:t xml:space="preserve"> H0</w:t>
      </w:r>
      <w:r>
        <w:rPr>
          <w:rFonts w:ascii="Times New Roman" w:hAnsi="Times New Roman" w:cs="Times New Roman"/>
          <w:sz w:val="28"/>
          <w:szCs w:val="26"/>
        </w:rPr>
        <w:t>.</w:t>
      </w:r>
    </w:p>
    <w:p w14:paraId="2FBAD9BD" w14:textId="1C3A1480" w:rsidR="002E12EB" w:rsidRDefault="00455FA1" w:rsidP="00455FA1">
      <w:pPr>
        <w:pStyle w:val="ListParagraph"/>
        <w:numPr>
          <w:ilvl w:val="1"/>
          <w:numId w:val="1"/>
        </w:numPr>
        <w:spacing w:line="360" w:lineRule="auto"/>
        <w:rPr>
          <w:rFonts w:ascii="Times New Roman" w:hAnsi="Times New Roman" w:cs="Times New Roman"/>
          <w:b/>
          <w:bCs/>
          <w:color w:val="4472C4" w:themeColor="accent1"/>
          <w:sz w:val="28"/>
          <w:szCs w:val="28"/>
        </w:rPr>
      </w:pPr>
      <w:proofErr w:type="spellStart"/>
      <w:r>
        <w:rPr>
          <w:rFonts w:ascii="Times New Roman" w:hAnsi="Times New Roman" w:cs="Times New Roman"/>
          <w:b/>
          <w:bCs/>
          <w:color w:val="4472C4" w:themeColor="accent1"/>
          <w:sz w:val="28"/>
          <w:szCs w:val="28"/>
        </w:rPr>
        <w:t>Kiểm</w:t>
      </w:r>
      <w:proofErr w:type="spellEnd"/>
      <w:r>
        <w:rPr>
          <w:rFonts w:ascii="Times New Roman" w:hAnsi="Times New Roman" w:cs="Times New Roman"/>
          <w:b/>
          <w:bCs/>
          <w:color w:val="4472C4" w:themeColor="accent1"/>
          <w:sz w:val="28"/>
          <w:szCs w:val="28"/>
        </w:rPr>
        <w:t xml:space="preserve"> </w:t>
      </w:r>
      <w:proofErr w:type="spellStart"/>
      <w:r>
        <w:rPr>
          <w:rFonts w:ascii="Times New Roman" w:hAnsi="Times New Roman" w:cs="Times New Roman"/>
          <w:b/>
          <w:bCs/>
          <w:color w:val="4472C4" w:themeColor="accent1"/>
          <w:sz w:val="28"/>
          <w:szCs w:val="28"/>
        </w:rPr>
        <w:t>định</w:t>
      </w:r>
      <w:proofErr w:type="spellEnd"/>
      <w:r>
        <w:rPr>
          <w:rFonts w:ascii="Times New Roman" w:hAnsi="Times New Roman" w:cs="Times New Roman"/>
          <w:b/>
          <w:bCs/>
          <w:color w:val="4472C4" w:themeColor="accent1"/>
          <w:sz w:val="28"/>
          <w:szCs w:val="28"/>
        </w:rPr>
        <w:t xml:space="preserve"> Chi Square</w:t>
      </w:r>
    </w:p>
    <w:p w14:paraId="3A38371D" w14:textId="419993DD" w:rsidR="006B703C" w:rsidRPr="00AB5D00" w:rsidRDefault="006B703C" w:rsidP="006B703C">
      <w:pPr>
        <w:pStyle w:val="ListParagraph"/>
        <w:spacing w:line="360" w:lineRule="auto"/>
        <w:ind w:left="1080" w:firstLine="360"/>
        <w:rPr>
          <w:rFonts w:ascii="Times New Roman" w:hAnsi="Times New Roman" w:cs="Times New Roman"/>
          <w:sz w:val="28"/>
          <w:szCs w:val="26"/>
        </w:rPr>
      </w:pPr>
      <w:proofErr w:type="spellStart"/>
      <w:r w:rsidRPr="00AB5D00">
        <w:rPr>
          <w:rFonts w:ascii="Times New Roman" w:hAnsi="Times New Roman" w:cs="Times New Roman"/>
          <w:sz w:val="28"/>
          <w:szCs w:val="26"/>
        </w:rPr>
        <w:t>Kiểm</w:t>
      </w:r>
      <w:proofErr w:type="spellEnd"/>
      <w:r w:rsidRPr="00AB5D00">
        <w:rPr>
          <w:rFonts w:ascii="Times New Roman" w:hAnsi="Times New Roman" w:cs="Times New Roman"/>
          <w:sz w:val="28"/>
          <w:szCs w:val="26"/>
        </w:rPr>
        <w:t xml:space="preserve"> </w:t>
      </w:r>
      <w:proofErr w:type="spellStart"/>
      <w:r w:rsidRPr="00AB5D00">
        <w:rPr>
          <w:rFonts w:ascii="Times New Roman" w:hAnsi="Times New Roman" w:cs="Times New Roman"/>
          <w:sz w:val="28"/>
          <w:szCs w:val="26"/>
        </w:rPr>
        <w:t>định</w:t>
      </w:r>
      <w:proofErr w:type="spellEnd"/>
      <w:r w:rsidRPr="00AB5D00">
        <w:rPr>
          <w:rFonts w:ascii="Times New Roman" w:hAnsi="Times New Roman" w:cs="Times New Roman"/>
          <w:sz w:val="28"/>
          <w:szCs w:val="26"/>
        </w:rPr>
        <w:t xml:space="preserve"> Chi Square </w:t>
      </w:r>
      <w:proofErr w:type="spellStart"/>
      <w:r w:rsidRPr="00AB5D00">
        <w:rPr>
          <w:rFonts w:ascii="Times New Roman" w:hAnsi="Times New Roman" w:cs="Times New Roman"/>
          <w:sz w:val="28"/>
          <w:szCs w:val="26"/>
        </w:rPr>
        <w:t>về</w:t>
      </w:r>
      <w:proofErr w:type="spellEnd"/>
      <w:r w:rsidRPr="00AB5D00">
        <w:rPr>
          <w:rFonts w:ascii="Times New Roman" w:hAnsi="Times New Roman" w:cs="Times New Roman"/>
          <w:sz w:val="28"/>
          <w:szCs w:val="26"/>
        </w:rPr>
        <w:t xml:space="preserve"> </w:t>
      </w:r>
      <w:proofErr w:type="spellStart"/>
      <w:r w:rsidRPr="00AB5D00">
        <w:rPr>
          <w:rFonts w:ascii="Times New Roman" w:hAnsi="Times New Roman" w:cs="Times New Roman"/>
          <w:sz w:val="28"/>
          <w:szCs w:val="26"/>
        </w:rPr>
        <w:t>tính</w:t>
      </w:r>
      <w:proofErr w:type="spellEnd"/>
      <w:r w:rsidRPr="00AB5D00">
        <w:rPr>
          <w:rFonts w:ascii="Times New Roman" w:hAnsi="Times New Roman" w:cs="Times New Roman"/>
          <w:sz w:val="28"/>
          <w:szCs w:val="26"/>
        </w:rPr>
        <w:t xml:space="preserve"> </w:t>
      </w:r>
      <w:proofErr w:type="spellStart"/>
      <w:r w:rsidRPr="00AB5D00">
        <w:rPr>
          <w:rFonts w:ascii="Times New Roman" w:hAnsi="Times New Roman" w:cs="Times New Roman"/>
          <w:sz w:val="28"/>
          <w:szCs w:val="26"/>
        </w:rPr>
        <w:t>độc</w:t>
      </w:r>
      <w:proofErr w:type="spellEnd"/>
      <w:r w:rsidRPr="00AB5D00">
        <w:rPr>
          <w:rFonts w:ascii="Times New Roman" w:hAnsi="Times New Roman" w:cs="Times New Roman"/>
          <w:sz w:val="28"/>
          <w:szCs w:val="26"/>
        </w:rPr>
        <w:t xml:space="preserve"> </w:t>
      </w:r>
      <w:proofErr w:type="spellStart"/>
      <w:r w:rsidRPr="00AB5D00">
        <w:rPr>
          <w:rFonts w:ascii="Times New Roman" w:hAnsi="Times New Roman" w:cs="Times New Roman"/>
          <w:sz w:val="28"/>
          <w:szCs w:val="26"/>
        </w:rPr>
        <w:t>lập</w:t>
      </w:r>
      <w:proofErr w:type="spellEnd"/>
      <w:r w:rsidRPr="00AB5D00">
        <w:rPr>
          <w:rFonts w:ascii="Times New Roman" w:hAnsi="Times New Roman" w:cs="Times New Roman"/>
          <w:sz w:val="28"/>
          <w:szCs w:val="26"/>
        </w:rPr>
        <w:t xml:space="preserve"> </w:t>
      </w:r>
      <w:proofErr w:type="spellStart"/>
      <w:r w:rsidRPr="00AB5D00">
        <w:rPr>
          <w:rFonts w:ascii="Times New Roman" w:hAnsi="Times New Roman" w:cs="Times New Roman"/>
          <w:sz w:val="28"/>
          <w:szCs w:val="26"/>
        </w:rPr>
        <w:t>của</w:t>
      </w:r>
      <w:proofErr w:type="spellEnd"/>
      <w:r w:rsidRPr="00AB5D00">
        <w:rPr>
          <w:rFonts w:ascii="Times New Roman" w:hAnsi="Times New Roman" w:cs="Times New Roman"/>
          <w:sz w:val="28"/>
          <w:szCs w:val="26"/>
        </w:rPr>
        <w:t xml:space="preserve"> 2 </w:t>
      </w:r>
      <w:proofErr w:type="spellStart"/>
      <w:r w:rsidRPr="00AB5D00">
        <w:rPr>
          <w:rFonts w:ascii="Times New Roman" w:hAnsi="Times New Roman" w:cs="Times New Roman"/>
          <w:sz w:val="28"/>
          <w:szCs w:val="26"/>
        </w:rPr>
        <w:t>biến</w:t>
      </w:r>
      <w:proofErr w:type="spellEnd"/>
      <w:r w:rsidRPr="00AB5D00">
        <w:rPr>
          <w:rFonts w:ascii="Times New Roman" w:hAnsi="Times New Roman" w:cs="Times New Roman"/>
          <w:sz w:val="28"/>
          <w:szCs w:val="26"/>
        </w:rPr>
        <w:t xml:space="preserve"> </w:t>
      </w:r>
      <w:proofErr w:type="spellStart"/>
      <w:r w:rsidRPr="00AB5D00">
        <w:rPr>
          <w:rFonts w:ascii="Times New Roman" w:hAnsi="Times New Roman" w:cs="Times New Roman"/>
          <w:sz w:val="28"/>
          <w:szCs w:val="26"/>
        </w:rPr>
        <w:t>định</w:t>
      </w:r>
      <w:proofErr w:type="spellEnd"/>
      <w:r w:rsidRPr="00AB5D00">
        <w:rPr>
          <w:rFonts w:ascii="Times New Roman" w:hAnsi="Times New Roman" w:cs="Times New Roman"/>
          <w:sz w:val="28"/>
          <w:szCs w:val="26"/>
        </w:rPr>
        <w:t xml:space="preserve"> </w:t>
      </w:r>
      <w:proofErr w:type="spellStart"/>
      <w:r w:rsidRPr="00AB5D00">
        <w:rPr>
          <w:rFonts w:ascii="Times New Roman" w:hAnsi="Times New Roman" w:cs="Times New Roman"/>
          <w:sz w:val="28"/>
          <w:szCs w:val="26"/>
        </w:rPr>
        <w:t>danh</w:t>
      </w:r>
      <w:proofErr w:type="spellEnd"/>
      <w:r w:rsidRPr="00AB5D00">
        <w:rPr>
          <w:rFonts w:ascii="Times New Roman" w:hAnsi="Times New Roman" w:cs="Times New Roman"/>
          <w:sz w:val="28"/>
          <w:szCs w:val="26"/>
        </w:rPr>
        <w:t xml:space="preserve"> </w:t>
      </w:r>
      <w:proofErr w:type="spellStart"/>
      <w:r w:rsidR="00CB438D" w:rsidRPr="00CB438D">
        <w:rPr>
          <w:rFonts w:ascii="Times New Roman" w:hAnsi="Times New Roman" w:cs="Times New Roman"/>
          <w:sz w:val="26"/>
          <w:szCs w:val="26"/>
        </w:rPr>
        <w:t>Loại</w:t>
      </w:r>
      <w:proofErr w:type="spellEnd"/>
      <w:r w:rsidR="00CB438D" w:rsidRPr="00CB438D">
        <w:rPr>
          <w:rFonts w:ascii="Times New Roman" w:hAnsi="Times New Roman" w:cs="Times New Roman"/>
          <w:sz w:val="26"/>
          <w:szCs w:val="26"/>
        </w:rPr>
        <w:t xml:space="preserve"> </w:t>
      </w:r>
      <w:proofErr w:type="spellStart"/>
      <w:r w:rsidR="00CB438D" w:rsidRPr="00CB438D">
        <w:rPr>
          <w:rFonts w:ascii="Times New Roman" w:hAnsi="Times New Roman" w:cs="Times New Roman"/>
          <w:sz w:val="26"/>
          <w:szCs w:val="26"/>
        </w:rPr>
        <w:t>hình</w:t>
      </w:r>
      <w:proofErr w:type="spellEnd"/>
      <w:r w:rsidR="00CB438D" w:rsidRPr="00CB438D">
        <w:rPr>
          <w:rFonts w:ascii="Times New Roman" w:hAnsi="Times New Roman" w:cs="Times New Roman"/>
          <w:sz w:val="26"/>
          <w:szCs w:val="26"/>
        </w:rPr>
        <w:t xml:space="preserve"> </w:t>
      </w:r>
      <w:proofErr w:type="spellStart"/>
      <w:r w:rsidR="00CB438D" w:rsidRPr="00CB438D">
        <w:rPr>
          <w:rFonts w:ascii="Times New Roman" w:hAnsi="Times New Roman" w:cs="Times New Roman"/>
          <w:sz w:val="26"/>
          <w:szCs w:val="26"/>
        </w:rPr>
        <w:t>nhà</w:t>
      </w:r>
      <w:proofErr w:type="spellEnd"/>
      <w:r w:rsidR="00CB438D" w:rsidRPr="00CB438D">
        <w:rPr>
          <w:rFonts w:ascii="Times New Roman" w:hAnsi="Times New Roman" w:cs="Times New Roman"/>
          <w:sz w:val="26"/>
          <w:szCs w:val="26"/>
        </w:rPr>
        <w:t xml:space="preserve"> ở</w:t>
      </w:r>
      <w:r w:rsidRPr="00AB5D00">
        <w:rPr>
          <w:rFonts w:ascii="Times New Roman" w:hAnsi="Times New Roman" w:cs="Times New Roman"/>
          <w:sz w:val="28"/>
          <w:szCs w:val="26"/>
        </w:rPr>
        <w:t xml:space="preserve"> </w:t>
      </w:r>
      <w:proofErr w:type="spellStart"/>
      <w:r w:rsidR="00423C71">
        <w:rPr>
          <w:rFonts w:ascii="Times New Roman" w:hAnsi="Times New Roman" w:cs="Times New Roman"/>
          <w:sz w:val="28"/>
          <w:szCs w:val="26"/>
        </w:rPr>
        <w:t>và</w:t>
      </w:r>
      <w:proofErr w:type="spellEnd"/>
      <w:r w:rsidRPr="00AB5D00">
        <w:rPr>
          <w:rFonts w:ascii="Times New Roman" w:hAnsi="Times New Roman" w:cs="Times New Roman"/>
          <w:sz w:val="28"/>
          <w:szCs w:val="26"/>
        </w:rPr>
        <w:t xml:space="preserve"> </w:t>
      </w:r>
      <w:proofErr w:type="spellStart"/>
      <w:r w:rsidR="00423C71" w:rsidRPr="00423C71">
        <w:rPr>
          <w:rFonts w:ascii="Times New Roman" w:hAnsi="Times New Roman" w:cs="Times New Roman"/>
          <w:sz w:val="28"/>
          <w:szCs w:val="26"/>
        </w:rPr>
        <w:t>Giấy</w:t>
      </w:r>
      <w:proofErr w:type="spellEnd"/>
      <w:r w:rsidR="00423C71" w:rsidRPr="00423C71">
        <w:rPr>
          <w:rFonts w:ascii="Times New Roman" w:hAnsi="Times New Roman" w:cs="Times New Roman"/>
          <w:sz w:val="28"/>
          <w:szCs w:val="26"/>
        </w:rPr>
        <w:t xml:space="preserve"> </w:t>
      </w:r>
      <w:proofErr w:type="spellStart"/>
      <w:r w:rsidR="00423C71" w:rsidRPr="00423C71">
        <w:rPr>
          <w:rFonts w:ascii="Times New Roman" w:hAnsi="Times New Roman" w:cs="Times New Roman"/>
          <w:sz w:val="28"/>
          <w:szCs w:val="26"/>
        </w:rPr>
        <w:t>tờ</w:t>
      </w:r>
      <w:proofErr w:type="spellEnd"/>
      <w:r w:rsidR="00423C71" w:rsidRPr="00423C71">
        <w:rPr>
          <w:rFonts w:ascii="Times New Roman" w:hAnsi="Times New Roman" w:cs="Times New Roman"/>
          <w:sz w:val="28"/>
          <w:szCs w:val="26"/>
        </w:rPr>
        <w:t xml:space="preserve"> </w:t>
      </w:r>
      <w:proofErr w:type="spellStart"/>
      <w:r w:rsidR="00423C71" w:rsidRPr="00423C71">
        <w:rPr>
          <w:rFonts w:ascii="Times New Roman" w:hAnsi="Times New Roman" w:cs="Times New Roman"/>
          <w:sz w:val="28"/>
          <w:szCs w:val="26"/>
        </w:rPr>
        <w:t>pháp</w:t>
      </w:r>
      <w:proofErr w:type="spellEnd"/>
      <w:r w:rsidR="00423C71" w:rsidRPr="00423C71">
        <w:rPr>
          <w:rFonts w:ascii="Times New Roman" w:hAnsi="Times New Roman" w:cs="Times New Roman"/>
          <w:sz w:val="28"/>
          <w:szCs w:val="26"/>
        </w:rPr>
        <w:t xml:space="preserve"> </w:t>
      </w:r>
      <w:proofErr w:type="spellStart"/>
      <w:r w:rsidR="00423C71" w:rsidRPr="00423C71">
        <w:rPr>
          <w:rFonts w:ascii="Times New Roman" w:hAnsi="Times New Roman" w:cs="Times New Roman"/>
          <w:sz w:val="28"/>
          <w:szCs w:val="26"/>
        </w:rPr>
        <w:t>lý</w:t>
      </w:r>
      <w:proofErr w:type="spellEnd"/>
      <w:r w:rsidR="00423C71" w:rsidRPr="00423C71">
        <w:rPr>
          <w:rFonts w:ascii="Times New Roman" w:hAnsi="Times New Roman" w:cs="Times New Roman"/>
          <w:sz w:val="28"/>
          <w:szCs w:val="26"/>
        </w:rPr>
        <w:t xml:space="preserve"> </w:t>
      </w:r>
      <w:proofErr w:type="spellStart"/>
      <w:r w:rsidR="00423C71">
        <w:rPr>
          <w:rFonts w:ascii="Times New Roman" w:hAnsi="Times New Roman" w:cs="Times New Roman"/>
          <w:sz w:val="28"/>
          <w:szCs w:val="26"/>
        </w:rPr>
        <w:t>với</w:t>
      </w:r>
      <w:proofErr w:type="spellEnd"/>
      <w:r w:rsidR="00423C71">
        <w:rPr>
          <w:rFonts w:ascii="Times New Roman" w:hAnsi="Times New Roman" w:cs="Times New Roman"/>
          <w:sz w:val="28"/>
          <w:szCs w:val="26"/>
        </w:rPr>
        <w:t xml:space="preserve"> </w:t>
      </w:r>
      <w:proofErr w:type="spellStart"/>
      <w:r w:rsidRPr="00AB5D00">
        <w:rPr>
          <w:rFonts w:ascii="Times New Roman" w:hAnsi="Times New Roman" w:cs="Times New Roman"/>
          <w:sz w:val="28"/>
          <w:szCs w:val="26"/>
        </w:rPr>
        <w:t>tập</w:t>
      </w:r>
      <w:proofErr w:type="spellEnd"/>
      <w:r w:rsidRPr="00AB5D00">
        <w:rPr>
          <w:rFonts w:ascii="Times New Roman" w:hAnsi="Times New Roman" w:cs="Times New Roman"/>
          <w:sz w:val="28"/>
          <w:szCs w:val="26"/>
        </w:rPr>
        <w:t xml:space="preserve"> tin </w:t>
      </w:r>
      <w:proofErr w:type="spellStart"/>
      <w:r w:rsidRPr="00AB5D00">
        <w:rPr>
          <w:rFonts w:ascii="Times New Roman" w:hAnsi="Times New Roman" w:cs="Times New Roman"/>
          <w:sz w:val="28"/>
          <w:szCs w:val="26"/>
        </w:rPr>
        <w:t>dữ</w:t>
      </w:r>
      <w:proofErr w:type="spellEnd"/>
      <w:r w:rsidRPr="00AB5D00">
        <w:rPr>
          <w:rFonts w:ascii="Times New Roman" w:hAnsi="Times New Roman" w:cs="Times New Roman"/>
          <w:sz w:val="28"/>
          <w:szCs w:val="26"/>
        </w:rPr>
        <w:t xml:space="preserve"> </w:t>
      </w:r>
      <w:proofErr w:type="spellStart"/>
      <w:r w:rsidRPr="00AB5D00">
        <w:rPr>
          <w:rFonts w:ascii="Times New Roman" w:hAnsi="Times New Roman" w:cs="Times New Roman"/>
          <w:sz w:val="28"/>
          <w:szCs w:val="26"/>
        </w:rPr>
        <w:t>liệu</w:t>
      </w:r>
      <w:proofErr w:type="spellEnd"/>
      <w:r w:rsidRPr="00AB5D00">
        <w:rPr>
          <w:rFonts w:ascii="Times New Roman" w:hAnsi="Times New Roman" w:cs="Times New Roman"/>
          <w:sz w:val="28"/>
          <w:szCs w:val="26"/>
        </w:rPr>
        <w:t xml:space="preserve"> </w:t>
      </w:r>
      <w:proofErr w:type="spellStart"/>
      <w:r w:rsidR="00CB438D" w:rsidRPr="005B6218">
        <w:rPr>
          <w:rFonts w:ascii="Times New Roman" w:hAnsi="Times New Roman" w:cs="Times New Roman"/>
          <w:sz w:val="28"/>
          <w:szCs w:val="26"/>
        </w:rPr>
        <w:t>VN_housing_dataset</w:t>
      </w:r>
      <w:proofErr w:type="spellEnd"/>
    </w:p>
    <w:p w14:paraId="1B200817" w14:textId="0529EDED" w:rsidR="00455FA1" w:rsidRPr="00455FA1" w:rsidRDefault="006B703C" w:rsidP="00484DEF">
      <w:pPr>
        <w:spacing w:line="360" w:lineRule="auto"/>
        <w:ind w:left="1080" w:firstLine="360"/>
        <w:rPr>
          <w:rFonts w:ascii="Times New Roman" w:hAnsi="Times New Roman" w:cs="Times New Roman"/>
          <w:b/>
          <w:bCs/>
          <w:color w:val="4472C4" w:themeColor="accent1"/>
          <w:sz w:val="28"/>
          <w:szCs w:val="28"/>
        </w:rPr>
      </w:pPr>
      <w:r w:rsidRPr="00D76EB5">
        <w:rPr>
          <w:rFonts w:ascii="Times New Roman" w:hAnsi="Times New Roman" w:cs="Times New Roman"/>
          <w:sz w:val="28"/>
          <w:szCs w:val="26"/>
        </w:rPr>
        <w:t xml:space="preserve">Vào Insert -&gt; PivotTable để tạo bảng Count of </w:t>
      </w:r>
      <w:r w:rsidR="009D2BD4" w:rsidRPr="00CB438D">
        <w:rPr>
          <w:rFonts w:ascii="Times New Roman" w:hAnsi="Times New Roman" w:cs="Times New Roman"/>
          <w:sz w:val="26"/>
          <w:szCs w:val="26"/>
        </w:rPr>
        <w:t>Loại hình nhà ở</w:t>
      </w:r>
      <w:r w:rsidRPr="00D76EB5">
        <w:rPr>
          <w:rFonts w:ascii="Times New Roman" w:hAnsi="Times New Roman" w:cs="Times New Roman"/>
          <w:sz w:val="28"/>
          <w:szCs w:val="26"/>
        </w:rPr>
        <w:t xml:space="preserve"> từ cột </w:t>
      </w:r>
      <w:r w:rsidR="009D2BD4" w:rsidRPr="00CB438D">
        <w:rPr>
          <w:rFonts w:ascii="Times New Roman" w:hAnsi="Times New Roman" w:cs="Times New Roman"/>
          <w:sz w:val="26"/>
          <w:szCs w:val="26"/>
        </w:rPr>
        <w:t>Loại hình nhà ở</w:t>
      </w:r>
      <w:r w:rsidR="009D2BD4" w:rsidRPr="00AB5D00">
        <w:rPr>
          <w:rFonts w:ascii="Times New Roman" w:hAnsi="Times New Roman" w:cs="Times New Roman"/>
          <w:sz w:val="28"/>
          <w:szCs w:val="26"/>
        </w:rPr>
        <w:t xml:space="preserve"> </w:t>
      </w:r>
      <w:r w:rsidR="009D2BD4">
        <w:rPr>
          <w:rFonts w:ascii="Times New Roman" w:hAnsi="Times New Roman" w:cs="Times New Roman"/>
          <w:sz w:val="28"/>
          <w:szCs w:val="26"/>
        </w:rPr>
        <w:t>và</w:t>
      </w:r>
      <w:r w:rsidR="009D2BD4" w:rsidRPr="00AB5D00">
        <w:rPr>
          <w:rFonts w:ascii="Times New Roman" w:hAnsi="Times New Roman" w:cs="Times New Roman"/>
          <w:sz w:val="28"/>
          <w:szCs w:val="26"/>
        </w:rPr>
        <w:t xml:space="preserve"> </w:t>
      </w:r>
      <w:r w:rsidR="009D2BD4" w:rsidRPr="00423C71">
        <w:rPr>
          <w:rFonts w:ascii="Times New Roman" w:hAnsi="Times New Roman" w:cs="Times New Roman"/>
          <w:sz w:val="28"/>
          <w:szCs w:val="26"/>
        </w:rPr>
        <w:t>Giấy tờ pháp lý</w:t>
      </w:r>
    </w:p>
    <w:p w14:paraId="6FDA0C8A" w14:textId="7C4C4D24" w:rsidR="00455FA1" w:rsidRDefault="002D6A57" w:rsidP="00455FA1">
      <w:pPr>
        <w:pStyle w:val="ListParagraph"/>
        <w:spacing w:line="360" w:lineRule="auto"/>
        <w:ind w:left="1440"/>
        <w:rPr>
          <w:rFonts w:ascii="Times New Roman" w:hAnsi="Times New Roman" w:cs="Times New Roman"/>
          <w:b/>
          <w:color w:val="4472C4" w:themeColor="accent1"/>
          <w:sz w:val="28"/>
          <w:szCs w:val="28"/>
          <w:lang w:val="vi-VN"/>
        </w:rPr>
      </w:pPr>
      <w:r w:rsidRPr="002D6A57">
        <w:rPr>
          <w:rFonts w:ascii="Times New Roman" w:hAnsi="Times New Roman" w:cs="Times New Roman"/>
          <w:b/>
          <w:noProof/>
          <w:color w:val="4472C4" w:themeColor="accent1"/>
          <w:sz w:val="28"/>
          <w:szCs w:val="28"/>
          <w:lang w:val="vi-VN"/>
        </w:rPr>
        <w:drawing>
          <wp:inline distT="0" distB="0" distL="0" distR="0" wp14:anchorId="1EDF16F0" wp14:editId="151FBF3B">
            <wp:extent cx="5279886" cy="1348740"/>
            <wp:effectExtent l="0" t="0" r="0" b="3810"/>
            <wp:docPr id="69" name="Picture 6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able&#10;&#10;Description automatically generated"/>
                    <pic:cNvPicPr/>
                  </pic:nvPicPr>
                  <pic:blipFill>
                    <a:blip r:embed="rId84"/>
                    <a:stretch>
                      <a:fillRect/>
                    </a:stretch>
                  </pic:blipFill>
                  <pic:spPr>
                    <a:xfrm>
                      <a:off x="0" y="0"/>
                      <a:ext cx="5287473" cy="1350678"/>
                    </a:xfrm>
                    <a:prstGeom prst="rect">
                      <a:avLst/>
                    </a:prstGeom>
                  </pic:spPr>
                </pic:pic>
              </a:graphicData>
            </a:graphic>
          </wp:inline>
        </w:drawing>
      </w:r>
    </w:p>
    <w:p w14:paraId="18B22B75" w14:textId="77777777" w:rsidR="00B24191" w:rsidRPr="00D76EB5" w:rsidRDefault="00B24191" w:rsidP="00484DEF">
      <w:pPr>
        <w:spacing w:line="360" w:lineRule="auto"/>
        <w:ind w:left="720" w:firstLine="720"/>
        <w:rPr>
          <w:rFonts w:ascii="Times New Roman" w:hAnsi="Times New Roman" w:cs="Times New Roman"/>
          <w:sz w:val="26"/>
          <w:szCs w:val="26"/>
        </w:rPr>
      </w:pPr>
      <w:r w:rsidRPr="00D76EB5">
        <w:rPr>
          <w:rFonts w:ascii="Times New Roman" w:hAnsi="Times New Roman" w:cs="Times New Roman"/>
          <w:sz w:val="28"/>
          <w:szCs w:val="26"/>
        </w:rPr>
        <w:t>Tương tự mục 3.1 ta được</w:t>
      </w:r>
      <w:r w:rsidRPr="00D76EB5">
        <w:rPr>
          <w:rFonts w:ascii="Times New Roman" w:hAnsi="Times New Roman" w:cs="Times New Roman"/>
          <w:sz w:val="26"/>
          <w:szCs w:val="26"/>
        </w:rPr>
        <w:t>:</w:t>
      </w:r>
    </w:p>
    <w:p w14:paraId="0639F8E1" w14:textId="77777777" w:rsidR="00B24191" w:rsidRPr="00D76EB5" w:rsidRDefault="00B24191" w:rsidP="00484DEF">
      <w:pPr>
        <w:spacing w:line="360" w:lineRule="auto"/>
        <w:ind w:firstLine="720"/>
        <w:rPr>
          <w:rFonts w:ascii="Times New Roman" w:hAnsi="Times New Roman" w:cs="Times New Roman"/>
          <w:sz w:val="26"/>
          <w:szCs w:val="26"/>
        </w:rPr>
      </w:pPr>
      <w:r w:rsidRPr="00D76EB5">
        <w:rPr>
          <w:rFonts w:ascii="Times New Roman" w:hAnsi="Times New Roman" w:cs="Times New Roman"/>
          <w:sz w:val="28"/>
          <w:szCs w:val="26"/>
        </w:rPr>
        <w:t xml:space="preserve">Bảng </w:t>
      </w:r>
      <w:r w:rsidRPr="00D76EB5">
        <w:rPr>
          <w:rFonts w:ascii="Times New Roman" w:hAnsi="Times New Roman" w:cs="Times New Roman"/>
          <w:sz w:val="26"/>
          <w:szCs w:val="26"/>
        </w:rPr>
        <w:t>expected frequency:</w:t>
      </w:r>
    </w:p>
    <w:p w14:paraId="790D8D40" w14:textId="05FFFD6A" w:rsidR="00B24191" w:rsidRDefault="001470B9" w:rsidP="00B24191">
      <w:pPr>
        <w:pStyle w:val="ListParagraph"/>
        <w:spacing w:line="360" w:lineRule="auto"/>
        <w:ind w:left="1440"/>
        <w:rPr>
          <w:rFonts w:ascii="Times New Roman" w:hAnsi="Times New Roman" w:cs="Times New Roman"/>
          <w:sz w:val="28"/>
          <w:szCs w:val="26"/>
        </w:rPr>
      </w:pPr>
      <w:r w:rsidRPr="001470B9">
        <w:rPr>
          <w:rFonts w:ascii="Times New Roman" w:hAnsi="Times New Roman" w:cs="Times New Roman"/>
          <w:noProof/>
          <w:sz w:val="28"/>
          <w:szCs w:val="26"/>
        </w:rPr>
        <w:lastRenderedPageBreak/>
        <w:drawing>
          <wp:inline distT="0" distB="0" distL="0" distR="0" wp14:anchorId="48A98DE5" wp14:editId="33550FC1">
            <wp:extent cx="5279390" cy="1374559"/>
            <wp:effectExtent l="0" t="0" r="0" b="0"/>
            <wp:docPr id="88" name="Picture 88"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Graphical user interface, table, Excel&#10;&#10;Description automatically generated"/>
                    <pic:cNvPicPr/>
                  </pic:nvPicPr>
                  <pic:blipFill>
                    <a:blip r:embed="rId85"/>
                    <a:stretch>
                      <a:fillRect/>
                    </a:stretch>
                  </pic:blipFill>
                  <pic:spPr>
                    <a:xfrm>
                      <a:off x="0" y="0"/>
                      <a:ext cx="5311601" cy="1382946"/>
                    </a:xfrm>
                    <a:prstGeom prst="rect">
                      <a:avLst/>
                    </a:prstGeom>
                  </pic:spPr>
                </pic:pic>
              </a:graphicData>
            </a:graphic>
          </wp:inline>
        </w:drawing>
      </w:r>
    </w:p>
    <w:p w14:paraId="17F0D553" w14:textId="77777777" w:rsidR="00B24191" w:rsidRPr="00D76EB5" w:rsidRDefault="00B24191" w:rsidP="00B24191">
      <w:pPr>
        <w:spacing w:line="360" w:lineRule="auto"/>
        <w:ind w:firstLine="720"/>
        <w:rPr>
          <w:rFonts w:ascii="Times New Roman" w:hAnsi="Times New Roman" w:cs="Times New Roman"/>
          <w:sz w:val="28"/>
          <w:szCs w:val="26"/>
          <w:lang w:val="en-US"/>
        </w:rPr>
      </w:pPr>
      <w:r w:rsidRPr="00D76EB5">
        <w:rPr>
          <w:rFonts w:ascii="Times New Roman" w:hAnsi="Times New Roman" w:cs="Times New Roman"/>
          <w:sz w:val="26"/>
          <w:szCs w:val="26"/>
        </w:rPr>
        <w:t xml:space="preserve">Bảng </w:t>
      </w:r>
      <w:r w:rsidRPr="00D76EB5">
        <w:rPr>
          <w:rFonts w:ascii="Times New Roman" w:hAnsi="Times New Roman" w:cs="Times New Roman"/>
          <w:sz w:val="26"/>
          <w:szCs w:val="26"/>
          <w:lang w:val="en-US"/>
        </w:rPr>
        <w:t>C</w:t>
      </w:r>
      <w:r w:rsidRPr="00D76EB5">
        <w:rPr>
          <w:rFonts w:ascii="Times New Roman" w:hAnsi="Times New Roman" w:cs="Times New Roman"/>
          <w:sz w:val="26"/>
          <w:szCs w:val="26"/>
        </w:rPr>
        <w:t xml:space="preserve">hi </w:t>
      </w:r>
      <w:r w:rsidRPr="00D76EB5">
        <w:rPr>
          <w:rFonts w:ascii="Times New Roman" w:hAnsi="Times New Roman" w:cs="Times New Roman"/>
          <w:sz w:val="26"/>
          <w:szCs w:val="26"/>
          <w:lang w:val="en-US"/>
        </w:rPr>
        <w:t>S</w:t>
      </w:r>
      <w:r w:rsidRPr="00D76EB5">
        <w:rPr>
          <w:rFonts w:ascii="Times New Roman" w:hAnsi="Times New Roman" w:cs="Times New Roman"/>
          <w:sz w:val="26"/>
          <w:szCs w:val="26"/>
        </w:rPr>
        <w:t xml:space="preserve">quare </w:t>
      </w:r>
      <w:r w:rsidRPr="00D76EB5">
        <w:rPr>
          <w:rFonts w:ascii="Times New Roman" w:hAnsi="Times New Roman" w:cs="Times New Roman"/>
          <w:sz w:val="26"/>
          <w:szCs w:val="26"/>
          <w:lang w:val="en-US"/>
        </w:rPr>
        <w:t>S</w:t>
      </w:r>
      <w:r w:rsidRPr="00D76EB5">
        <w:rPr>
          <w:rFonts w:ascii="Times New Roman" w:hAnsi="Times New Roman" w:cs="Times New Roman"/>
          <w:sz w:val="26"/>
          <w:szCs w:val="26"/>
        </w:rPr>
        <w:t>tatistic:</w:t>
      </w:r>
    </w:p>
    <w:p w14:paraId="0D349B69" w14:textId="11736923" w:rsidR="00B24191" w:rsidRDefault="002526F8" w:rsidP="00B24191">
      <w:pPr>
        <w:pStyle w:val="ListParagraph"/>
        <w:ind w:left="1440"/>
        <w:rPr>
          <w:rFonts w:ascii="Times New Roman" w:hAnsi="Times New Roman" w:cs="Times New Roman"/>
          <w:sz w:val="26"/>
          <w:szCs w:val="26"/>
        </w:rPr>
      </w:pPr>
      <w:r w:rsidRPr="002526F8">
        <w:rPr>
          <w:rFonts w:ascii="Times New Roman" w:hAnsi="Times New Roman" w:cs="Times New Roman"/>
          <w:noProof/>
          <w:sz w:val="26"/>
          <w:szCs w:val="26"/>
        </w:rPr>
        <w:drawing>
          <wp:inline distT="0" distB="0" distL="0" distR="0" wp14:anchorId="13952847" wp14:editId="30E6882F">
            <wp:extent cx="5359720" cy="1363980"/>
            <wp:effectExtent l="0" t="0" r="0" b="7620"/>
            <wp:docPr id="92" name="Picture 92"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able, Excel&#10;&#10;Description automatically generated"/>
                    <pic:cNvPicPr/>
                  </pic:nvPicPr>
                  <pic:blipFill>
                    <a:blip r:embed="rId86"/>
                    <a:stretch>
                      <a:fillRect/>
                    </a:stretch>
                  </pic:blipFill>
                  <pic:spPr>
                    <a:xfrm>
                      <a:off x="0" y="0"/>
                      <a:ext cx="5365385" cy="1365422"/>
                    </a:xfrm>
                    <a:prstGeom prst="rect">
                      <a:avLst/>
                    </a:prstGeom>
                  </pic:spPr>
                </pic:pic>
              </a:graphicData>
            </a:graphic>
          </wp:inline>
        </w:drawing>
      </w:r>
    </w:p>
    <w:p w14:paraId="363ABED9" w14:textId="6E791BFB" w:rsidR="00B24191" w:rsidRPr="006E3325" w:rsidRDefault="00B24191" w:rsidP="009E7C51">
      <w:pPr>
        <w:pStyle w:val="ListParagraph"/>
        <w:numPr>
          <w:ilvl w:val="0"/>
          <w:numId w:val="11"/>
        </w:numPr>
        <w:spacing w:line="360" w:lineRule="auto"/>
        <w:rPr>
          <w:rFonts w:ascii="Times New Roman" w:hAnsi="Times New Roman" w:cs="Times New Roman"/>
          <w:b/>
          <w:bCs/>
          <w:sz w:val="26"/>
          <w:szCs w:val="26"/>
        </w:rPr>
      </w:pPr>
      <w:r>
        <w:rPr>
          <w:rFonts w:ascii="Times New Roman" w:hAnsi="Times New Roman" w:cs="Times New Roman"/>
          <w:b/>
          <w:bCs/>
          <w:sz w:val="26"/>
          <w:szCs w:val="26"/>
        </w:rPr>
        <w:t>χ</w:t>
      </w:r>
      <w:proofErr w:type="gramStart"/>
      <w:r w:rsidRPr="00DA02B9">
        <w:rPr>
          <w:rFonts w:ascii="Times New Roman" w:hAnsi="Times New Roman" w:cs="Times New Roman"/>
          <w:b/>
          <w:bCs/>
          <w:sz w:val="26"/>
          <w:szCs w:val="26"/>
          <w:vertAlign w:val="superscript"/>
        </w:rPr>
        <w:t>2</w:t>
      </w:r>
      <w:r>
        <w:rPr>
          <w:rFonts w:ascii="Times New Roman" w:hAnsi="Times New Roman" w:cs="Times New Roman"/>
          <w:b/>
          <w:bCs/>
          <w:sz w:val="26"/>
          <w:szCs w:val="26"/>
        </w:rPr>
        <w:t xml:space="preserve">  =</w:t>
      </w:r>
      <w:proofErr w:type="gramEnd"/>
      <w:r>
        <w:rPr>
          <w:rFonts w:ascii="Times New Roman" w:hAnsi="Times New Roman" w:cs="Times New Roman"/>
          <w:b/>
          <w:bCs/>
          <w:sz w:val="26"/>
          <w:szCs w:val="26"/>
        </w:rPr>
        <w:t xml:space="preserve"> </w:t>
      </w:r>
      <w:r w:rsidR="002526F8">
        <w:rPr>
          <w:rFonts w:ascii="Times New Roman" w:hAnsi="Times New Roman" w:cs="Times New Roman"/>
          <w:b/>
          <w:bCs/>
          <w:sz w:val="26"/>
          <w:szCs w:val="26"/>
        </w:rPr>
        <w:t>815.059</w:t>
      </w:r>
    </w:p>
    <w:p w14:paraId="06B84B0D" w14:textId="77777777" w:rsidR="00B24191" w:rsidRDefault="00B24191" w:rsidP="00B24191">
      <w:pPr>
        <w:spacing w:line="360" w:lineRule="auto"/>
        <w:rPr>
          <w:rFonts w:ascii="Times New Roman" w:hAnsi="Times New Roman" w:cs="Times New Roman"/>
          <w:sz w:val="26"/>
          <w:szCs w:val="26"/>
          <w:lang w:val="en-US"/>
        </w:rPr>
      </w:pPr>
      <w:r>
        <w:rPr>
          <w:rFonts w:ascii="Times New Roman" w:hAnsi="Times New Roman" w:cs="Times New Roman"/>
          <w:b/>
          <w:bCs/>
          <w:sz w:val="26"/>
          <w:szCs w:val="26"/>
          <w:lang w:val="en-US"/>
        </w:rPr>
        <w:tab/>
      </w:r>
      <w:proofErr w:type="spellStart"/>
      <w:r>
        <w:rPr>
          <w:rFonts w:ascii="Times New Roman" w:hAnsi="Times New Roman" w:cs="Times New Roman"/>
          <w:sz w:val="26"/>
          <w:szCs w:val="26"/>
          <w:lang w:val="en-US"/>
        </w:rPr>
        <w:t>Sử</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dụng</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hàm</w:t>
      </w:r>
      <w:proofErr w:type="spellEnd"/>
      <w:r>
        <w:rPr>
          <w:rFonts w:ascii="Times New Roman" w:hAnsi="Times New Roman" w:cs="Times New Roman"/>
          <w:sz w:val="26"/>
          <w:szCs w:val="26"/>
          <w:lang w:val="en-US"/>
        </w:rPr>
        <w:t xml:space="preserve"> </w:t>
      </w:r>
      <w:r w:rsidRPr="00DD4DB1">
        <w:rPr>
          <w:rFonts w:ascii="Times New Roman" w:hAnsi="Times New Roman" w:cs="Times New Roman"/>
          <w:sz w:val="26"/>
          <w:szCs w:val="26"/>
          <w:lang w:val="en-US"/>
        </w:rPr>
        <w:t xml:space="preserve">CHISQ.INV.RT(α, </w:t>
      </w:r>
      <w:proofErr w:type="spellStart"/>
      <w:r w:rsidRPr="00DD4DB1">
        <w:rPr>
          <w:rFonts w:ascii="Times New Roman" w:hAnsi="Times New Roman" w:cs="Times New Roman"/>
          <w:sz w:val="26"/>
          <w:szCs w:val="26"/>
          <w:lang w:val="en-US"/>
        </w:rPr>
        <w:t>df</w:t>
      </w:r>
      <w:proofErr w:type="spellEnd"/>
      <w:r w:rsidRPr="00DD4DB1">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để</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tính</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giá</w:t>
      </w:r>
      <w:proofErr w:type="spellEnd"/>
      <w:r>
        <w:rPr>
          <w:rFonts w:ascii="Times New Roman" w:hAnsi="Times New Roman" w:cs="Times New Roman"/>
          <w:sz w:val="26"/>
          <w:szCs w:val="26"/>
          <w:lang w:val="en-US"/>
        </w:rPr>
        <w:t xml:space="preserve"> </w:t>
      </w:r>
      <w:proofErr w:type="spellStart"/>
      <w:r>
        <w:rPr>
          <w:rFonts w:ascii="Times New Roman" w:hAnsi="Times New Roman" w:cs="Times New Roman"/>
          <w:sz w:val="26"/>
          <w:szCs w:val="26"/>
          <w:lang w:val="en-US"/>
        </w:rPr>
        <w:t>trị</w:t>
      </w:r>
      <w:proofErr w:type="spellEnd"/>
      <w:r>
        <w:rPr>
          <w:rFonts w:ascii="Times New Roman" w:hAnsi="Times New Roman" w:cs="Times New Roman"/>
          <w:sz w:val="26"/>
          <w:szCs w:val="26"/>
          <w:lang w:val="en-US"/>
        </w:rPr>
        <w:t xml:space="preserve"> </w:t>
      </w:r>
      <w:r w:rsidRPr="00E20325">
        <w:rPr>
          <w:rFonts w:ascii="Times New Roman" w:hAnsi="Times New Roman" w:cs="Times New Roman"/>
          <w:sz w:val="26"/>
          <w:szCs w:val="26"/>
          <w:lang w:val="en-US"/>
        </w:rPr>
        <w:t>Critical Value</w:t>
      </w:r>
    </w:p>
    <w:p w14:paraId="6723D862" w14:textId="5815ED67" w:rsidR="00B24191" w:rsidRDefault="00B24191" w:rsidP="00B24191">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ab/>
        <w:t xml:space="preserve">Ta </w:t>
      </w:r>
      <w:proofErr w:type="spellStart"/>
      <w:r>
        <w:rPr>
          <w:rFonts w:ascii="Times New Roman" w:hAnsi="Times New Roman" w:cs="Times New Roman"/>
          <w:sz w:val="26"/>
          <w:szCs w:val="26"/>
          <w:lang w:val="en-US"/>
        </w:rPr>
        <w:t>có</w:t>
      </w:r>
      <w:proofErr w:type="spellEnd"/>
      <w:r>
        <w:rPr>
          <w:rFonts w:ascii="Times New Roman" w:hAnsi="Times New Roman" w:cs="Times New Roman"/>
          <w:sz w:val="26"/>
          <w:szCs w:val="26"/>
          <w:lang w:val="en-US"/>
        </w:rPr>
        <w:t>:</w:t>
      </w:r>
      <w:r>
        <w:rPr>
          <w:rFonts w:ascii="Times New Roman" w:hAnsi="Times New Roman" w:cs="Times New Roman"/>
          <w:sz w:val="26"/>
          <w:szCs w:val="26"/>
          <w:lang w:val="en-US"/>
        </w:rPr>
        <w:tab/>
      </w:r>
      <w:proofErr w:type="spellStart"/>
      <w:r w:rsidRPr="00F424F2">
        <w:rPr>
          <w:rFonts w:ascii="Times New Roman" w:hAnsi="Times New Roman" w:cs="Times New Roman"/>
          <w:sz w:val="26"/>
          <w:szCs w:val="26"/>
          <w:lang w:val="en-US"/>
        </w:rPr>
        <w:t>df</w:t>
      </w:r>
      <w:proofErr w:type="spellEnd"/>
      <w:r w:rsidRPr="00F424F2">
        <w:rPr>
          <w:rFonts w:ascii="Times New Roman" w:hAnsi="Times New Roman" w:cs="Times New Roman"/>
          <w:sz w:val="26"/>
          <w:szCs w:val="26"/>
          <w:lang w:val="en-US"/>
        </w:rPr>
        <w:t xml:space="preserve"> = (r - </w:t>
      </w:r>
      <w:proofErr w:type="gramStart"/>
      <w:r w:rsidRPr="00F424F2">
        <w:rPr>
          <w:rFonts w:ascii="Times New Roman" w:hAnsi="Times New Roman" w:cs="Times New Roman"/>
          <w:sz w:val="26"/>
          <w:szCs w:val="26"/>
          <w:lang w:val="en-US"/>
        </w:rPr>
        <w:t>1)(</w:t>
      </w:r>
      <w:proofErr w:type="gramEnd"/>
      <w:r w:rsidRPr="00F424F2">
        <w:rPr>
          <w:rFonts w:ascii="Times New Roman" w:hAnsi="Times New Roman" w:cs="Times New Roman"/>
          <w:sz w:val="26"/>
          <w:szCs w:val="26"/>
          <w:lang w:val="en-US"/>
        </w:rPr>
        <w:t>c-1)  = (</w:t>
      </w:r>
      <w:r w:rsidR="00451482">
        <w:rPr>
          <w:rFonts w:ascii="Times New Roman" w:hAnsi="Times New Roman" w:cs="Times New Roman"/>
          <w:sz w:val="26"/>
          <w:szCs w:val="26"/>
          <w:lang w:val="en-US"/>
        </w:rPr>
        <w:t>5</w:t>
      </w:r>
      <w:r w:rsidRPr="00F424F2">
        <w:rPr>
          <w:rFonts w:ascii="Times New Roman" w:hAnsi="Times New Roman" w:cs="Times New Roman"/>
          <w:sz w:val="26"/>
          <w:szCs w:val="26"/>
          <w:lang w:val="en-US"/>
        </w:rPr>
        <w:t xml:space="preserve"> - 1)(</w:t>
      </w:r>
      <w:r w:rsidR="00451482">
        <w:rPr>
          <w:rFonts w:ascii="Times New Roman" w:hAnsi="Times New Roman" w:cs="Times New Roman"/>
          <w:sz w:val="26"/>
          <w:szCs w:val="26"/>
          <w:lang w:val="en-US"/>
        </w:rPr>
        <w:t>4</w:t>
      </w:r>
      <w:r w:rsidRPr="00F424F2">
        <w:rPr>
          <w:rFonts w:ascii="Times New Roman" w:hAnsi="Times New Roman" w:cs="Times New Roman"/>
          <w:sz w:val="26"/>
          <w:szCs w:val="26"/>
          <w:lang w:val="en-US"/>
        </w:rPr>
        <w:t xml:space="preserve"> - 1) = </w:t>
      </w:r>
      <w:r>
        <w:rPr>
          <w:rFonts w:ascii="Times New Roman" w:hAnsi="Times New Roman" w:cs="Times New Roman"/>
          <w:sz w:val="26"/>
          <w:szCs w:val="26"/>
          <w:lang w:val="en-US"/>
        </w:rPr>
        <w:t>1</w:t>
      </w:r>
      <w:r w:rsidR="00451482">
        <w:rPr>
          <w:rFonts w:ascii="Times New Roman" w:hAnsi="Times New Roman" w:cs="Times New Roman"/>
          <w:sz w:val="26"/>
          <w:szCs w:val="26"/>
          <w:lang w:val="en-US"/>
        </w:rPr>
        <w:t>2</w:t>
      </w:r>
    </w:p>
    <w:p w14:paraId="65311D50" w14:textId="32262529" w:rsidR="00B24191" w:rsidRDefault="00B24191" w:rsidP="00B24191">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ab/>
      </w:r>
      <w:r>
        <w:rPr>
          <w:rFonts w:ascii="Times New Roman" w:hAnsi="Times New Roman" w:cs="Times New Roman"/>
          <w:sz w:val="26"/>
          <w:szCs w:val="26"/>
          <w:lang w:val="en-US"/>
        </w:rPr>
        <w:tab/>
      </w:r>
      <w:r w:rsidR="00A53920" w:rsidRPr="00A53920">
        <w:rPr>
          <w:rFonts w:ascii="Times New Roman" w:hAnsi="Times New Roman" w:cs="Times New Roman"/>
          <w:noProof/>
          <w:sz w:val="26"/>
          <w:szCs w:val="26"/>
          <w:lang w:val="en-US"/>
        </w:rPr>
        <w:drawing>
          <wp:inline distT="0" distB="0" distL="0" distR="0" wp14:anchorId="7C6C561B" wp14:editId="63303D32">
            <wp:extent cx="4363059" cy="600159"/>
            <wp:effectExtent l="0" t="0" r="0" b="9525"/>
            <wp:docPr id="93" name="Picture 9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able&#10;&#10;Description automatically generated with low confidence"/>
                    <pic:cNvPicPr/>
                  </pic:nvPicPr>
                  <pic:blipFill>
                    <a:blip r:embed="rId87"/>
                    <a:stretch>
                      <a:fillRect/>
                    </a:stretch>
                  </pic:blipFill>
                  <pic:spPr>
                    <a:xfrm>
                      <a:off x="0" y="0"/>
                      <a:ext cx="4363059" cy="600159"/>
                    </a:xfrm>
                    <a:prstGeom prst="rect">
                      <a:avLst/>
                    </a:prstGeom>
                  </pic:spPr>
                </pic:pic>
              </a:graphicData>
            </a:graphic>
          </wp:inline>
        </w:drawing>
      </w:r>
    </w:p>
    <w:p w14:paraId="283E6D9D" w14:textId="0CA90E15" w:rsidR="00B24191" w:rsidRDefault="00B24191" w:rsidP="009E7C51">
      <w:pPr>
        <w:pStyle w:val="ListParagraph"/>
        <w:numPr>
          <w:ilvl w:val="0"/>
          <w:numId w:val="11"/>
        </w:numPr>
        <w:spacing w:line="360" w:lineRule="auto"/>
        <w:rPr>
          <w:rFonts w:ascii="Times New Roman" w:hAnsi="Times New Roman" w:cs="Times New Roman"/>
          <w:sz w:val="26"/>
          <w:szCs w:val="26"/>
        </w:rPr>
      </w:pPr>
      <w:proofErr w:type="spellStart"/>
      <w:r w:rsidRPr="009621C5">
        <w:rPr>
          <w:rFonts w:ascii="Times New Roman" w:hAnsi="Times New Roman" w:cs="Times New Roman"/>
          <w:sz w:val="26"/>
          <w:szCs w:val="26"/>
        </w:rPr>
        <w:t>Giá</w:t>
      </w:r>
      <w:proofErr w:type="spellEnd"/>
      <w:r w:rsidRPr="009621C5">
        <w:rPr>
          <w:rFonts w:ascii="Times New Roman" w:hAnsi="Times New Roman" w:cs="Times New Roman"/>
          <w:sz w:val="26"/>
          <w:szCs w:val="26"/>
        </w:rPr>
        <w:t xml:space="preserve"> </w:t>
      </w:r>
      <w:proofErr w:type="spellStart"/>
      <w:r w:rsidRPr="009621C5">
        <w:rPr>
          <w:rFonts w:ascii="Times New Roman" w:hAnsi="Times New Roman" w:cs="Times New Roman"/>
          <w:sz w:val="26"/>
          <w:szCs w:val="26"/>
        </w:rPr>
        <w:t>trị</w:t>
      </w:r>
      <w:proofErr w:type="spellEnd"/>
      <w:r w:rsidRPr="009621C5">
        <w:rPr>
          <w:rFonts w:ascii="Times New Roman" w:hAnsi="Times New Roman" w:cs="Times New Roman"/>
          <w:sz w:val="26"/>
          <w:szCs w:val="26"/>
        </w:rPr>
        <w:t xml:space="preserve"> </w:t>
      </w:r>
      <w:r w:rsidRPr="00A40143">
        <w:rPr>
          <w:rFonts w:ascii="Times New Roman" w:hAnsi="Times New Roman" w:cs="Times New Roman"/>
          <w:b/>
          <w:bCs/>
          <w:sz w:val="26"/>
          <w:szCs w:val="26"/>
        </w:rPr>
        <w:t xml:space="preserve">Critical Value = </w:t>
      </w:r>
      <w:r w:rsidR="00A53920">
        <w:rPr>
          <w:rFonts w:ascii="Times New Roman" w:hAnsi="Times New Roman" w:cs="Times New Roman"/>
          <w:b/>
          <w:bCs/>
          <w:sz w:val="26"/>
          <w:szCs w:val="26"/>
        </w:rPr>
        <w:t>21.026</w:t>
      </w:r>
    </w:p>
    <w:p w14:paraId="7DFFFAEB" w14:textId="77777777" w:rsidR="00B24191" w:rsidRDefault="00B24191" w:rsidP="009E7C51">
      <w:pPr>
        <w:pStyle w:val="ListParagraph"/>
        <w:numPr>
          <w:ilvl w:val="0"/>
          <w:numId w:val="11"/>
        </w:numPr>
        <w:spacing w:line="360" w:lineRule="auto"/>
        <w:rPr>
          <w:rFonts w:ascii="Times New Roman" w:hAnsi="Times New Roman" w:cs="Times New Roman"/>
          <w:sz w:val="26"/>
          <w:szCs w:val="26"/>
        </w:rPr>
      </w:pPr>
      <w:r w:rsidRPr="00A40143">
        <w:rPr>
          <w:rFonts w:ascii="Times New Roman" w:hAnsi="Times New Roman" w:cs="Times New Roman"/>
          <w:b/>
          <w:bCs/>
          <w:sz w:val="26"/>
          <w:szCs w:val="26"/>
        </w:rPr>
        <w:t>χ</w:t>
      </w:r>
      <w:proofErr w:type="gramStart"/>
      <w:r w:rsidRPr="00A40143">
        <w:rPr>
          <w:rFonts w:ascii="Times New Roman" w:hAnsi="Times New Roman" w:cs="Times New Roman"/>
          <w:b/>
          <w:bCs/>
          <w:sz w:val="26"/>
          <w:szCs w:val="26"/>
          <w:vertAlign w:val="superscript"/>
        </w:rPr>
        <w:t>2</w:t>
      </w:r>
      <w:r w:rsidRPr="00A40143">
        <w:rPr>
          <w:rFonts w:ascii="Times New Roman" w:hAnsi="Times New Roman" w:cs="Times New Roman"/>
          <w:b/>
          <w:bCs/>
          <w:sz w:val="26"/>
          <w:szCs w:val="26"/>
        </w:rPr>
        <w:t xml:space="preserve">  </w:t>
      </w:r>
      <w:r>
        <w:rPr>
          <w:rFonts w:ascii="Times New Roman" w:hAnsi="Times New Roman" w:cs="Times New Roman"/>
          <w:b/>
          <w:bCs/>
          <w:sz w:val="26"/>
          <w:szCs w:val="26"/>
        </w:rPr>
        <w:t>&gt;</w:t>
      </w:r>
      <w:proofErr w:type="gramEnd"/>
      <w:r>
        <w:rPr>
          <w:rFonts w:ascii="Times New Roman" w:hAnsi="Times New Roman" w:cs="Times New Roman"/>
          <w:b/>
          <w:bCs/>
          <w:sz w:val="26"/>
          <w:szCs w:val="26"/>
        </w:rPr>
        <w:t xml:space="preserve"> </w:t>
      </w:r>
      <w:r w:rsidRPr="00A40143">
        <w:rPr>
          <w:rFonts w:ascii="Times New Roman" w:hAnsi="Times New Roman" w:cs="Times New Roman"/>
          <w:b/>
          <w:bCs/>
          <w:sz w:val="26"/>
          <w:szCs w:val="26"/>
        </w:rPr>
        <w:t>Critical Value</w:t>
      </w:r>
      <w:r>
        <w:rPr>
          <w:rFonts w:ascii="Times New Roman" w:hAnsi="Times New Roman" w:cs="Times New Roman"/>
          <w:b/>
          <w:bCs/>
          <w:sz w:val="26"/>
          <w:szCs w:val="26"/>
        </w:rPr>
        <w:t>.</w:t>
      </w:r>
      <w:r>
        <w:rPr>
          <w:rFonts w:ascii="Times New Roman" w:hAnsi="Times New Roman" w:cs="Times New Roman"/>
          <w:b/>
          <w:bCs/>
          <w:sz w:val="26"/>
          <w:szCs w:val="26"/>
        </w:rPr>
        <w:tab/>
      </w:r>
      <w:proofErr w:type="spellStart"/>
      <w:r w:rsidRPr="00097CC0">
        <w:rPr>
          <w:rFonts w:ascii="Times New Roman" w:hAnsi="Times New Roman" w:cs="Times New Roman"/>
          <w:sz w:val="26"/>
          <w:szCs w:val="26"/>
        </w:rPr>
        <w:t>Vậy</w:t>
      </w:r>
      <w:proofErr w:type="spellEnd"/>
      <w:r w:rsidRPr="00097CC0">
        <w:rPr>
          <w:rFonts w:ascii="Times New Roman" w:hAnsi="Times New Roman" w:cs="Times New Roman"/>
          <w:sz w:val="26"/>
          <w:szCs w:val="26"/>
        </w:rPr>
        <w:t xml:space="preserve"> ta </w:t>
      </w:r>
      <w:proofErr w:type="spellStart"/>
      <w:r w:rsidRPr="00097CC0">
        <w:rPr>
          <w:rFonts w:ascii="Times New Roman" w:hAnsi="Times New Roman" w:cs="Times New Roman"/>
          <w:sz w:val="26"/>
          <w:szCs w:val="26"/>
        </w:rPr>
        <w:t>từ</w:t>
      </w:r>
      <w:proofErr w:type="spellEnd"/>
      <w:r w:rsidRPr="00097CC0">
        <w:rPr>
          <w:rFonts w:ascii="Times New Roman" w:hAnsi="Times New Roman" w:cs="Times New Roman"/>
          <w:sz w:val="26"/>
          <w:szCs w:val="26"/>
        </w:rPr>
        <w:t xml:space="preserve"> </w:t>
      </w:r>
      <w:proofErr w:type="spellStart"/>
      <w:r w:rsidRPr="00097CC0">
        <w:rPr>
          <w:rFonts w:ascii="Times New Roman" w:hAnsi="Times New Roman" w:cs="Times New Roman"/>
          <w:sz w:val="26"/>
          <w:szCs w:val="26"/>
        </w:rPr>
        <w:t>chối</w:t>
      </w:r>
      <w:proofErr w:type="spellEnd"/>
      <w:r w:rsidRPr="00097CC0">
        <w:rPr>
          <w:rFonts w:ascii="Times New Roman" w:hAnsi="Times New Roman" w:cs="Times New Roman"/>
          <w:sz w:val="26"/>
          <w:szCs w:val="26"/>
        </w:rPr>
        <w:t xml:space="preserve"> H0</w:t>
      </w:r>
    </w:p>
    <w:p w14:paraId="2D62FED1" w14:textId="77777777" w:rsidR="00455FA1" w:rsidRPr="00455FA1" w:rsidRDefault="00455FA1" w:rsidP="00455FA1">
      <w:pPr>
        <w:pStyle w:val="ListParagraph"/>
        <w:spacing w:line="360" w:lineRule="auto"/>
        <w:ind w:left="1440"/>
        <w:rPr>
          <w:rFonts w:ascii="Times New Roman" w:hAnsi="Times New Roman" w:cs="Times New Roman"/>
          <w:b/>
          <w:color w:val="4472C4" w:themeColor="accent1"/>
          <w:sz w:val="28"/>
          <w:szCs w:val="28"/>
          <w:lang w:val="vi-VN"/>
        </w:rPr>
      </w:pPr>
    </w:p>
    <w:p w14:paraId="41D5EB23" w14:textId="0C89B0D0" w:rsidR="003519AA" w:rsidRDefault="003519AA" w:rsidP="009E7C51">
      <w:pPr>
        <w:pStyle w:val="ListParagraph"/>
        <w:numPr>
          <w:ilvl w:val="1"/>
          <w:numId w:val="2"/>
        </w:numPr>
        <w:spacing w:line="360" w:lineRule="auto"/>
        <w:outlineLvl w:val="2"/>
        <w:rPr>
          <w:rFonts w:ascii="Times New Roman" w:hAnsi="Times New Roman" w:cs="Times New Roman"/>
          <w:b/>
          <w:bCs/>
          <w:color w:val="4472C4" w:themeColor="accent1"/>
          <w:sz w:val="28"/>
          <w:szCs w:val="28"/>
        </w:rPr>
      </w:pPr>
      <w:bookmarkStart w:id="29" w:name="_Toc99052362"/>
      <w:proofErr w:type="spellStart"/>
      <w:r w:rsidRPr="00F66E46">
        <w:rPr>
          <w:rFonts w:ascii="Times New Roman" w:hAnsi="Times New Roman" w:cs="Times New Roman"/>
          <w:b/>
          <w:bCs/>
          <w:color w:val="4472C4" w:themeColor="accent1"/>
          <w:sz w:val="28"/>
          <w:szCs w:val="28"/>
        </w:rPr>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w:t>
      </w:r>
      <w:r>
        <w:rPr>
          <w:rFonts w:ascii="Times New Roman" w:hAnsi="Times New Roman" w:cs="Times New Roman"/>
          <w:b/>
          <w:bCs/>
          <w:color w:val="4472C4" w:themeColor="accent1"/>
          <w:sz w:val="28"/>
          <w:szCs w:val="28"/>
        </w:rPr>
        <w:t>R</w:t>
      </w:r>
      <w:bookmarkEnd w:id="29"/>
    </w:p>
    <w:p w14:paraId="4DC76D44" w14:textId="77777777" w:rsidR="008578B2" w:rsidRDefault="008578B2" w:rsidP="009E7C51">
      <w:pPr>
        <w:pStyle w:val="ListParagraph"/>
        <w:numPr>
          <w:ilvl w:val="0"/>
          <w:numId w:val="3"/>
        </w:numPr>
        <w:shd w:val="clear" w:color="auto" w:fill="FFFFFF" w:themeFill="background1"/>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 xml:space="preserve">Xử lý dữ liệu: </w:t>
      </w:r>
      <w:r>
        <w:rPr>
          <w:rFonts w:ascii="Times New Roman" w:hAnsi="Times New Roman" w:cs="Times New Roman"/>
          <w:sz w:val="26"/>
          <w:szCs w:val="26"/>
          <w:lang w:val="vi-VN"/>
        </w:rPr>
        <w:t xml:space="preserve">Sử dụng hàm </w:t>
      </w:r>
      <w:r w:rsidRPr="00EB123B">
        <w:rPr>
          <w:rFonts w:ascii="Times New Roman" w:hAnsi="Times New Roman" w:cs="Times New Roman"/>
          <w:b/>
          <w:bCs/>
          <w:i/>
          <w:iCs/>
          <w:sz w:val="26"/>
          <w:szCs w:val="26"/>
          <w:lang w:val="vi-VN"/>
        </w:rPr>
        <w:t>DropNA</w:t>
      </w:r>
      <w:r>
        <w:rPr>
          <w:rFonts w:ascii="Times New Roman" w:hAnsi="Times New Roman" w:cs="Times New Roman"/>
          <w:sz w:val="26"/>
          <w:szCs w:val="26"/>
          <w:lang w:val="vi-VN"/>
        </w:rPr>
        <w:t xml:space="preserve"> để drop các dòng có giá trị NA, cần cài đặt package </w:t>
      </w:r>
      <w:r w:rsidRPr="00EB123B">
        <w:rPr>
          <w:rFonts w:ascii="Times New Roman" w:hAnsi="Times New Roman" w:cs="Times New Roman"/>
          <w:i/>
          <w:iCs/>
          <w:sz w:val="26"/>
          <w:szCs w:val="26"/>
          <w:lang w:val="vi-VN"/>
        </w:rPr>
        <w:t>DataCombine</w:t>
      </w:r>
      <w:r>
        <w:rPr>
          <w:rFonts w:ascii="Times New Roman" w:hAnsi="Times New Roman" w:cs="Times New Roman"/>
          <w:sz w:val="26"/>
          <w:szCs w:val="26"/>
          <w:lang w:val="vi-VN"/>
        </w:rPr>
        <w:t xml:space="preserve"> và require để sử dụng.</w:t>
      </w:r>
    </w:p>
    <w:p w14:paraId="2F6F1219" w14:textId="2F240BAE" w:rsidR="008578B2" w:rsidRDefault="00675A97" w:rsidP="008578B2">
      <w:pPr>
        <w:pStyle w:val="NormalWeb"/>
        <w:shd w:val="clear" w:color="auto" w:fill="FFFFFF"/>
        <w:spacing w:beforeAutospacing="0" w:line="360" w:lineRule="auto"/>
        <w:rPr>
          <w:sz w:val="26"/>
          <w:szCs w:val="26"/>
          <w:lang w:val="vi-VN"/>
        </w:rPr>
      </w:pPr>
      <w:r>
        <w:rPr>
          <w:noProof/>
          <w:sz w:val="26"/>
          <w:szCs w:val="26"/>
          <w:lang w:val="vi-VN"/>
        </w:rPr>
        <w:lastRenderedPageBreak/>
        <w:drawing>
          <wp:inline distT="0" distB="0" distL="0" distR="0" wp14:anchorId="4275224F" wp14:editId="20065CD5">
            <wp:extent cx="5937250" cy="3067050"/>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7250" cy="3067050"/>
                    </a:xfrm>
                    <a:prstGeom prst="rect">
                      <a:avLst/>
                    </a:prstGeom>
                    <a:noFill/>
                    <a:ln>
                      <a:noFill/>
                    </a:ln>
                  </pic:spPr>
                </pic:pic>
              </a:graphicData>
            </a:graphic>
          </wp:inline>
        </w:drawing>
      </w:r>
    </w:p>
    <w:p w14:paraId="3A88277A" w14:textId="77777777" w:rsidR="003519AA" w:rsidRDefault="003519AA" w:rsidP="009E7C51">
      <w:pPr>
        <w:pStyle w:val="ListParagraph"/>
        <w:numPr>
          <w:ilvl w:val="0"/>
          <w:numId w:val="3"/>
        </w:numPr>
        <w:shd w:val="clear" w:color="auto" w:fill="FFFFFF" w:themeFill="background1"/>
        <w:spacing w:line="360" w:lineRule="auto"/>
        <w:rPr>
          <w:rFonts w:ascii="Times New Roman" w:hAnsi="Times New Roman" w:cs="Times New Roman"/>
          <w:sz w:val="26"/>
          <w:szCs w:val="26"/>
          <w:lang w:val="vi-VN"/>
        </w:rPr>
      </w:pPr>
      <w:r>
        <w:rPr>
          <w:rFonts w:ascii="Times New Roman" w:hAnsi="Times New Roman" w:cs="Times New Roman"/>
          <w:b/>
          <w:bCs/>
          <w:sz w:val="26"/>
          <w:szCs w:val="26"/>
          <w:lang w:val="vi-VN"/>
        </w:rPr>
        <w:t xml:space="preserve">Hàm kiểm định Levene: </w:t>
      </w:r>
      <w:r>
        <w:rPr>
          <w:rFonts w:ascii="Times New Roman" w:hAnsi="Times New Roman" w:cs="Times New Roman"/>
          <w:sz w:val="26"/>
          <w:szCs w:val="26"/>
          <w:lang w:val="vi-VN"/>
        </w:rPr>
        <w:t xml:space="preserve">Sử dụng hàm </w:t>
      </w:r>
      <w:r>
        <w:rPr>
          <w:rFonts w:ascii="Times New Roman" w:hAnsi="Times New Roman" w:cs="Times New Roman"/>
          <w:b/>
          <w:bCs/>
          <w:i/>
          <w:iCs/>
          <w:sz w:val="26"/>
          <w:szCs w:val="26"/>
          <w:lang w:val="vi-VN"/>
        </w:rPr>
        <w:t xml:space="preserve">leveneTest(value, group, center=mean), </w:t>
      </w:r>
      <w:r>
        <w:rPr>
          <w:rFonts w:ascii="Times New Roman" w:hAnsi="Times New Roman" w:cs="Times New Roman"/>
          <w:sz w:val="26"/>
          <w:szCs w:val="26"/>
          <w:lang w:val="vi-VN"/>
        </w:rPr>
        <w:t xml:space="preserve">cần cài đặt package </w:t>
      </w:r>
      <w:r w:rsidRPr="00EB123B">
        <w:rPr>
          <w:rFonts w:ascii="Times New Roman" w:hAnsi="Times New Roman" w:cs="Times New Roman"/>
          <w:i/>
          <w:iCs/>
          <w:sz w:val="26"/>
          <w:szCs w:val="26"/>
          <w:lang w:val="vi-VN"/>
        </w:rPr>
        <w:t>car</w:t>
      </w:r>
      <w:r>
        <w:rPr>
          <w:rFonts w:ascii="Times New Roman" w:hAnsi="Times New Roman" w:cs="Times New Roman"/>
          <w:sz w:val="26"/>
          <w:szCs w:val="26"/>
          <w:lang w:val="vi-VN"/>
        </w:rPr>
        <w:t xml:space="preserve"> và require để sử dụng hàm. </w:t>
      </w:r>
    </w:p>
    <w:p w14:paraId="6A3E9F60" w14:textId="2474B37A" w:rsidR="008578B2" w:rsidRPr="008578B2" w:rsidRDefault="001D022F" w:rsidP="008578B2">
      <w:pPr>
        <w:pStyle w:val="ListParagraph"/>
        <w:shd w:val="clear" w:color="auto" w:fill="FFFFFF" w:themeFill="background1"/>
        <w:spacing w:line="360" w:lineRule="auto"/>
        <w:ind w:left="900"/>
        <w:rPr>
          <w:rFonts w:ascii="Times New Roman" w:hAnsi="Times New Roman" w:cs="Times New Roman"/>
          <w:b/>
          <w:bCs/>
          <w:sz w:val="26"/>
          <w:szCs w:val="26"/>
          <w:lang w:val="vi-VN"/>
        </w:rPr>
      </w:pPr>
      <w:proofErr w:type="spellStart"/>
      <w:r>
        <w:rPr>
          <w:rFonts w:ascii="Times New Roman" w:hAnsi="Times New Roman" w:cs="Times New Roman"/>
          <w:b/>
          <w:bCs/>
          <w:sz w:val="26"/>
          <w:szCs w:val="26"/>
        </w:rPr>
        <w:t>Kết</w:t>
      </w:r>
      <w:proofErr w:type="spellEnd"/>
      <w:r>
        <w:rPr>
          <w:rFonts w:ascii="Times New Roman" w:hAnsi="Times New Roman" w:cs="Times New Roman"/>
          <w:b/>
          <w:bCs/>
          <w:sz w:val="26"/>
          <w:szCs w:val="26"/>
          <w:lang w:val="vi-VN"/>
        </w:rPr>
        <w:t xml:space="preserve"> quả:</w:t>
      </w:r>
    </w:p>
    <w:p w14:paraId="6FC04C1F" w14:textId="48373FD9" w:rsidR="003519AA" w:rsidRDefault="001D022F" w:rsidP="0064176D">
      <w:pPr>
        <w:pStyle w:val="NormalWeb"/>
        <w:shd w:val="clear" w:color="auto" w:fill="FFFFFF"/>
        <w:spacing w:beforeAutospacing="0" w:line="360" w:lineRule="auto"/>
        <w:rPr>
          <w:sz w:val="26"/>
          <w:szCs w:val="26"/>
          <w:lang w:val="vi-VN"/>
        </w:rPr>
      </w:pPr>
      <w:r>
        <w:rPr>
          <w:noProof/>
          <w:sz w:val="26"/>
          <w:szCs w:val="26"/>
          <w:lang w:val="vi-VN"/>
        </w:rPr>
        <w:drawing>
          <wp:inline distT="0" distB="0" distL="0" distR="0" wp14:anchorId="318D9342" wp14:editId="18E5F00F">
            <wp:extent cx="5943600" cy="11112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943600" cy="1111250"/>
                    </a:xfrm>
                    <a:prstGeom prst="rect">
                      <a:avLst/>
                    </a:prstGeom>
                    <a:noFill/>
                    <a:ln>
                      <a:noFill/>
                    </a:ln>
                  </pic:spPr>
                </pic:pic>
              </a:graphicData>
            </a:graphic>
          </wp:inline>
        </w:drawing>
      </w:r>
    </w:p>
    <w:p w14:paraId="4C54B30F" w14:textId="77777777" w:rsidR="00EF79E2" w:rsidRDefault="00EF79E2" w:rsidP="009E7C51">
      <w:pPr>
        <w:pStyle w:val="ListParagraph"/>
        <w:numPr>
          <w:ilvl w:val="1"/>
          <w:numId w:val="7"/>
        </w:numPr>
        <w:tabs>
          <w:tab w:val="left" w:pos="1620"/>
        </w:tabs>
        <w:spacing w:line="360" w:lineRule="auto"/>
        <w:rPr>
          <w:rFonts w:ascii="Times New Roman" w:hAnsi="Times New Roman" w:cs="Times New Roman"/>
          <w:sz w:val="26"/>
          <w:szCs w:val="26"/>
          <w:lang w:val="vi-VN"/>
        </w:rPr>
      </w:pPr>
      <w:r w:rsidRPr="00EF79E2">
        <w:rPr>
          <w:rFonts w:ascii="Times New Roman" w:hAnsi="Times New Roman" w:cs="Times New Roman"/>
          <w:sz w:val="26"/>
          <w:szCs w:val="26"/>
          <w:lang w:val="vi-VN"/>
        </w:rPr>
        <w:t>Vì</w:t>
      </w:r>
      <w:r>
        <w:rPr>
          <w:rFonts w:ascii="Times New Roman" w:hAnsi="Times New Roman" w:cs="Times New Roman"/>
          <w:sz w:val="26"/>
          <w:szCs w:val="26"/>
          <w:lang w:val="vi-VN"/>
        </w:rPr>
        <w:t xml:space="preserve"> giá trị Pr &lt; 0.05 nên bác bỏ H0. </w:t>
      </w:r>
    </w:p>
    <w:p w14:paraId="2B858938" w14:textId="6ADCBE92" w:rsidR="00EF79E2" w:rsidRDefault="00EF79E2" w:rsidP="009E7C51">
      <w:pPr>
        <w:pStyle w:val="ListParagraph"/>
        <w:numPr>
          <w:ilvl w:val="1"/>
          <w:numId w:val="7"/>
        </w:numPr>
        <w:tabs>
          <w:tab w:val="left" w:pos="1620"/>
        </w:tabs>
        <w:spacing w:line="360" w:lineRule="auto"/>
        <w:rPr>
          <w:rFonts w:ascii="Times New Roman" w:hAnsi="Times New Roman" w:cs="Times New Roman"/>
          <w:sz w:val="26"/>
          <w:szCs w:val="26"/>
          <w:lang w:val="vi-VN"/>
        </w:rPr>
      </w:pPr>
      <w:r>
        <w:rPr>
          <w:rFonts w:ascii="Times New Roman" w:hAnsi="Times New Roman" w:cs="Times New Roman"/>
          <w:sz w:val="26"/>
          <w:szCs w:val="26"/>
          <w:lang w:val="vi-VN"/>
        </w:rPr>
        <w:t>Không đủ điều kiện để thực hiện kiểm định ANOVA.</w:t>
      </w:r>
    </w:p>
    <w:p w14:paraId="321B5DB4" w14:textId="77777777" w:rsidR="002716CB" w:rsidRDefault="002716CB" w:rsidP="002716CB">
      <w:pPr>
        <w:pStyle w:val="ListParagraph"/>
        <w:tabs>
          <w:tab w:val="left" w:pos="1620"/>
        </w:tabs>
        <w:spacing w:line="360" w:lineRule="auto"/>
        <w:ind w:left="1440"/>
        <w:rPr>
          <w:rFonts w:ascii="Times New Roman" w:hAnsi="Times New Roman" w:cs="Times New Roman"/>
          <w:sz w:val="26"/>
          <w:szCs w:val="26"/>
          <w:lang w:val="vi-VN"/>
        </w:rPr>
      </w:pPr>
    </w:p>
    <w:p w14:paraId="76D34F78" w14:textId="77777777" w:rsidR="00EF53E6" w:rsidRPr="00E85071" w:rsidRDefault="00EF53E6" w:rsidP="009E7C51">
      <w:pPr>
        <w:pStyle w:val="ListParagraph"/>
        <w:numPr>
          <w:ilvl w:val="0"/>
          <w:numId w:val="7"/>
        </w:numPr>
        <w:spacing w:line="360" w:lineRule="auto"/>
        <w:rPr>
          <w:rFonts w:ascii="Times New Roman" w:hAnsi="Times New Roman" w:cs="Times New Roman"/>
          <w:sz w:val="26"/>
          <w:szCs w:val="26"/>
          <w:lang w:val="vi-VN"/>
        </w:rPr>
      </w:pPr>
      <w:r w:rsidRPr="005A04C0">
        <w:rPr>
          <w:rFonts w:ascii="Times New Roman" w:hAnsi="Times New Roman" w:cs="Times New Roman"/>
          <w:b/>
          <w:bCs/>
          <w:sz w:val="26"/>
          <w:szCs w:val="26"/>
          <w:lang w:val="vi-VN"/>
        </w:rPr>
        <w:t xml:space="preserve">Kiểm định Chi Square: </w:t>
      </w:r>
      <w:r w:rsidRPr="005A04C0">
        <w:rPr>
          <w:rFonts w:ascii="Times New Roman" w:hAnsi="Times New Roman" w:cs="Times New Roman"/>
          <w:sz w:val="26"/>
          <w:szCs w:val="26"/>
          <w:lang w:val="vi-VN"/>
        </w:rPr>
        <w:t>kiểm định sự độc lập/phụ thuộc của hai biến dạng phân loại.</w:t>
      </w:r>
    </w:p>
    <w:p w14:paraId="239CAAFA" w14:textId="77777777" w:rsidR="00EF53E6" w:rsidRPr="001547CC" w:rsidRDefault="00EF53E6" w:rsidP="009E7C51">
      <w:pPr>
        <w:pStyle w:val="ListParagraph"/>
        <w:numPr>
          <w:ilvl w:val="0"/>
          <w:numId w:val="7"/>
        </w:numPr>
        <w:shd w:val="clear" w:color="auto" w:fill="FFFFFF" w:themeFill="background1"/>
        <w:spacing w:line="360" w:lineRule="auto"/>
        <w:rPr>
          <w:rFonts w:ascii="Times New Roman" w:hAnsi="Times New Roman" w:cs="Times New Roman"/>
          <w:sz w:val="26"/>
          <w:szCs w:val="26"/>
          <w:lang w:val="vi-VN"/>
        </w:rPr>
      </w:pPr>
      <w:r w:rsidRPr="001547CC">
        <w:rPr>
          <w:rFonts w:ascii="Times New Roman" w:hAnsi="Times New Roman" w:cs="Times New Roman"/>
          <w:sz w:val="26"/>
          <w:szCs w:val="26"/>
          <w:lang w:val="vi-VN"/>
        </w:rPr>
        <w:t>Sử dụng hàm</w:t>
      </w:r>
      <w:r>
        <w:rPr>
          <w:rFonts w:ascii="Times New Roman" w:hAnsi="Times New Roman" w:cs="Times New Roman"/>
          <w:sz w:val="26"/>
          <w:szCs w:val="26"/>
          <w:lang w:val="vi-VN"/>
        </w:rPr>
        <w:t xml:space="preserve"> </w:t>
      </w:r>
      <w:r>
        <w:rPr>
          <w:rFonts w:ascii="Times New Roman" w:hAnsi="Times New Roman" w:cs="Times New Roman"/>
          <w:b/>
          <w:bCs/>
          <w:sz w:val="26"/>
          <w:szCs w:val="26"/>
          <w:lang w:val="vi-VN"/>
        </w:rPr>
        <w:t>table (</w:t>
      </w:r>
      <w:r>
        <w:rPr>
          <w:rFonts w:ascii="Times New Roman" w:hAnsi="Times New Roman" w:cs="Times New Roman"/>
          <w:i/>
          <w:iCs/>
          <w:sz w:val="26"/>
          <w:szCs w:val="26"/>
          <w:lang w:val="vi-VN"/>
        </w:rPr>
        <w:t>group1, group2) và</w:t>
      </w:r>
      <w:r w:rsidRPr="001547CC">
        <w:rPr>
          <w:rFonts w:ascii="Times New Roman" w:hAnsi="Times New Roman" w:cs="Times New Roman"/>
          <w:sz w:val="26"/>
          <w:szCs w:val="26"/>
          <w:lang w:val="vi-VN"/>
        </w:rPr>
        <w:t xml:space="preserve"> </w:t>
      </w:r>
      <w:r w:rsidRPr="001547CC">
        <w:rPr>
          <w:rFonts w:ascii="Times New Roman" w:hAnsi="Times New Roman" w:cs="Times New Roman"/>
          <w:b/>
          <w:sz w:val="26"/>
          <w:szCs w:val="26"/>
          <w:lang w:val="vi-VN"/>
        </w:rPr>
        <w:t xml:space="preserve">chisq.test( </w:t>
      </w:r>
      <w:r>
        <w:rPr>
          <w:rFonts w:ascii="Times New Roman" w:hAnsi="Times New Roman" w:cs="Times New Roman"/>
          <w:i/>
          <w:iCs/>
          <w:sz w:val="26"/>
          <w:szCs w:val="26"/>
          <w:lang w:val="vi-VN"/>
        </w:rPr>
        <w:t>tb</w:t>
      </w:r>
      <w:r w:rsidRPr="001547CC">
        <w:rPr>
          <w:rFonts w:ascii="Times New Roman" w:hAnsi="Times New Roman" w:cs="Times New Roman"/>
          <w:i/>
          <w:sz w:val="26"/>
          <w:szCs w:val="26"/>
          <w:lang w:val="vi-VN"/>
        </w:rPr>
        <w:t xml:space="preserve"> </w:t>
      </w:r>
      <w:r w:rsidRPr="001547CC">
        <w:rPr>
          <w:rFonts w:ascii="Times New Roman" w:hAnsi="Times New Roman" w:cs="Times New Roman"/>
          <w:b/>
          <w:sz w:val="26"/>
          <w:szCs w:val="26"/>
          <w:lang w:val="vi-VN"/>
        </w:rPr>
        <w:t xml:space="preserve">), </w:t>
      </w:r>
      <w:r w:rsidRPr="001547CC">
        <w:rPr>
          <w:rFonts w:ascii="Times New Roman" w:hAnsi="Times New Roman" w:cs="Times New Roman"/>
          <w:sz w:val="26"/>
          <w:szCs w:val="26"/>
          <w:lang w:val="vi-VN"/>
        </w:rPr>
        <w:t xml:space="preserve">cần cài đặt package </w:t>
      </w:r>
      <w:r w:rsidRPr="001547CC">
        <w:rPr>
          <w:rFonts w:ascii="Times New Roman" w:hAnsi="Times New Roman" w:cs="Times New Roman"/>
          <w:i/>
          <w:sz w:val="26"/>
          <w:szCs w:val="26"/>
          <w:lang w:val="vi-VN"/>
        </w:rPr>
        <w:t>MASS</w:t>
      </w:r>
      <w:r w:rsidRPr="001547CC">
        <w:rPr>
          <w:rFonts w:ascii="Times New Roman" w:hAnsi="Times New Roman" w:cs="Times New Roman"/>
          <w:sz w:val="26"/>
          <w:szCs w:val="26"/>
          <w:lang w:val="vi-VN"/>
        </w:rPr>
        <w:t xml:space="preserve"> và require để sử dụng hàm. </w:t>
      </w:r>
    </w:p>
    <w:p w14:paraId="4E6282F1" w14:textId="14ABDF03" w:rsidR="003E750D" w:rsidRDefault="000820FC" w:rsidP="00EF53E6">
      <w:pPr>
        <w:tabs>
          <w:tab w:val="left" w:pos="1620"/>
        </w:tabs>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14:anchorId="47B4A356" wp14:editId="76E6F0AC">
            <wp:extent cx="5588000" cy="15113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588000" cy="1511300"/>
                    </a:xfrm>
                    <a:prstGeom prst="rect">
                      <a:avLst/>
                    </a:prstGeom>
                    <a:noFill/>
                    <a:ln>
                      <a:noFill/>
                    </a:ln>
                  </pic:spPr>
                </pic:pic>
              </a:graphicData>
            </a:graphic>
          </wp:inline>
        </w:drawing>
      </w:r>
    </w:p>
    <w:p w14:paraId="0458BA26" w14:textId="0AFA5949" w:rsidR="008208DC" w:rsidRPr="008208DC" w:rsidRDefault="008208DC" w:rsidP="009E7C51">
      <w:pPr>
        <w:pStyle w:val="ListParagraph"/>
        <w:numPr>
          <w:ilvl w:val="0"/>
          <w:numId w:val="16"/>
        </w:numPr>
        <w:tabs>
          <w:tab w:val="left" w:pos="1620"/>
        </w:tabs>
        <w:spacing w:line="360" w:lineRule="auto"/>
        <w:rPr>
          <w:rFonts w:ascii="Times New Roman" w:hAnsi="Times New Roman" w:cs="Times New Roman"/>
          <w:sz w:val="26"/>
          <w:szCs w:val="26"/>
          <w:lang w:val="vi-VN"/>
        </w:rPr>
      </w:pPr>
      <w:r w:rsidRPr="008208DC">
        <w:rPr>
          <w:color w:val="000000"/>
          <w:sz w:val="26"/>
          <w:szCs w:val="26"/>
          <w:lang w:val="vi-VN"/>
        </w:rPr>
        <w:t xml:space="preserve">Sử dụng hàm </w:t>
      </w:r>
      <w:r w:rsidRPr="008208DC">
        <w:rPr>
          <w:b/>
          <w:bCs/>
          <w:i/>
          <w:iCs/>
          <w:color w:val="000000"/>
          <w:sz w:val="26"/>
          <w:szCs w:val="26"/>
          <w:lang w:val="vi-VN"/>
        </w:rPr>
        <w:t>qchisq</w:t>
      </w:r>
      <w:r w:rsidRPr="008208DC">
        <w:rPr>
          <w:color w:val="000000"/>
          <w:sz w:val="26"/>
          <w:szCs w:val="26"/>
          <w:lang w:val="vi-VN"/>
        </w:rPr>
        <w:t xml:space="preserve"> để tính Critical-value cho bảng dữ liệu:</w:t>
      </w:r>
    </w:p>
    <w:p w14:paraId="59AF6963" w14:textId="67472D25" w:rsidR="001D6877" w:rsidRDefault="008208DC" w:rsidP="00EF53E6">
      <w:pPr>
        <w:tabs>
          <w:tab w:val="left" w:pos="1620"/>
        </w:tabs>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A82A4E9" wp14:editId="43B73A5F">
            <wp:extent cx="4800600" cy="438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800600" cy="438150"/>
                    </a:xfrm>
                    <a:prstGeom prst="rect">
                      <a:avLst/>
                    </a:prstGeom>
                    <a:noFill/>
                    <a:ln>
                      <a:noFill/>
                    </a:ln>
                  </pic:spPr>
                </pic:pic>
              </a:graphicData>
            </a:graphic>
          </wp:inline>
        </w:drawing>
      </w:r>
    </w:p>
    <w:p w14:paraId="1CE66430" w14:textId="111535CD" w:rsidR="00B66036" w:rsidRPr="00B66036" w:rsidRDefault="00B66036" w:rsidP="009E7C51">
      <w:pPr>
        <w:pStyle w:val="ListParagraph"/>
        <w:numPr>
          <w:ilvl w:val="0"/>
          <w:numId w:val="15"/>
        </w:numPr>
        <w:tabs>
          <w:tab w:val="left" w:pos="1620"/>
        </w:tabs>
        <w:spacing w:line="360" w:lineRule="auto"/>
        <w:rPr>
          <w:rFonts w:ascii="Times New Roman" w:hAnsi="Times New Roman" w:cs="Times New Roman"/>
          <w:sz w:val="26"/>
          <w:szCs w:val="26"/>
        </w:rPr>
      </w:pPr>
      <w:proofErr w:type="spellStart"/>
      <w:r>
        <w:rPr>
          <w:rFonts w:ascii="Times New Roman" w:hAnsi="Times New Roman" w:cs="Times New Roman"/>
          <w:sz w:val="26"/>
          <w:szCs w:val="26"/>
        </w:rPr>
        <w:t>Bác</w:t>
      </w:r>
      <w:proofErr w:type="spellEnd"/>
      <w:r>
        <w:rPr>
          <w:rFonts w:ascii="Times New Roman" w:hAnsi="Times New Roman" w:cs="Times New Roman"/>
          <w:sz w:val="26"/>
          <w:szCs w:val="26"/>
          <w:lang w:val="vi-VN"/>
        </w:rPr>
        <w:t xml:space="preserve"> bỏ H0 vì p &lt; 0.05. </w:t>
      </w:r>
      <w:r>
        <w:rPr>
          <w:rFonts w:ascii="Times New Roman" w:hAnsi="Times New Roman" w:cs="Times New Roman"/>
          <w:sz w:val="26"/>
          <w:szCs w:val="26"/>
          <w:lang w:val="vi-VN"/>
        </w:rPr>
        <w:tab/>
      </w:r>
    </w:p>
    <w:p w14:paraId="6CA0A211" w14:textId="29160576" w:rsidR="003519AA" w:rsidRDefault="003519AA" w:rsidP="009E7C51">
      <w:pPr>
        <w:pStyle w:val="ListParagraph"/>
        <w:numPr>
          <w:ilvl w:val="1"/>
          <w:numId w:val="2"/>
        </w:numPr>
        <w:spacing w:line="360" w:lineRule="auto"/>
        <w:outlineLvl w:val="2"/>
        <w:rPr>
          <w:rFonts w:ascii="Times New Roman" w:hAnsi="Times New Roman" w:cs="Times New Roman"/>
          <w:b/>
          <w:bCs/>
          <w:color w:val="4472C4" w:themeColor="accent1"/>
          <w:sz w:val="28"/>
          <w:szCs w:val="28"/>
        </w:rPr>
      </w:pPr>
      <w:bookmarkStart w:id="30" w:name="_Toc99052363"/>
      <w:proofErr w:type="spellStart"/>
      <w:r w:rsidRPr="00F66E46">
        <w:rPr>
          <w:rFonts w:ascii="Times New Roman" w:hAnsi="Times New Roman" w:cs="Times New Roman"/>
          <w:b/>
          <w:bCs/>
          <w:color w:val="4472C4" w:themeColor="accent1"/>
          <w:sz w:val="28"/>
          <w:szCs w:val="28"/>
        </w:rPr>
        <w:t>Sử</w:t>
      </w:r>
      <w:proofErr w:type="spellEnd"/>
      <w:r w:rsidRPr="00F66E46">
        <w:rPr>
          <w:rFonts w:ascii="Times New Roman" w:hAnsi="Times New Roman" w:cs="Times New Roman"/>
          <w:b/>
          <w:bCs/>
          <w:color w:val="4472C4" w:themeColor="accent1"/>
          <w:sz w:val="28"/>
          <w:szCs w:val="28"/>
        </w:rPr>
        <w:t xml:space="preserve"> </w:t>
      </w:r>
      <w:proofErr w:type="spellStart"/>
      <w:r w:rsidRPr="00F66E46">
        <w:rPr>
          <w:rFonts w:ascii="Times New Roman" w:hAnsi="Times New Roman" w:cs="Times New Roman"/>
          <w:b/>
          <w:bCs/>
          <w:color w:val="4472C4" w:themeColor="accent1"/>
          <w:sz w:val="28"/>
          <w:szCs w:val="28"/>
        </w:rPr>
        <w:t>dụng</w:t>
      </w:r>
      <w:proofErr w:type="spellEnd"/>
      <w:r w:rsidRPr="00F66E46">
        <w:rPr>
          <w:rFonts w:ascii="Times New Roman" w:hAnsi="Times New Roman" w:cs="Times New Roman"/>
          <w:b/>
          <w:bCs/>
          <w:color w:val="4472C4" w:themeColor="accent1"/>
          <w:sz w:val="28"/>
          <w:szCs w:val="28"/>
        </w:rPr>
        <w:t xml:space="preserve"> Pyth</w:t>
      </w:r>
      <w:r>
        <w:rPr>
          <w:rFonts w:ascii="Times New Roman" w:hAnsi="Times New Roman" w:cs="Times New Roman"/>
          <w:b/>
          <w:bCs/>
          <w:color w:val="4472C4" w:themeColor="accent1"/>
          <w:sz w:val="28"/>
          <w:szCs w:val="28"/>
        </w:rPr>
        <w:t>on</w:t>
      </w:r>
      <w:bookmarkEnd w:id="30"/>
    </w:p>
    <w:p w14:paraId="2E7EDA0E" w14:textId="77777777" w:rsidR="00E51AFE" w:rsidRDefault="00E51AFE" w:rsidP="00E51AFE">
      <w:pPr>
        <w:ind w:firstLine="360"/>
        <w:rPr>
          <w:rFonts w:ascii="Times New Roman" w:hAnsi="Times New Roman" w:cs="Times New Roman"/>
          <w:b/>
          <w:bCs/>
          <w:color w:val="4472C4" w:themeColor="accent1"/>
          <w:sz w:val="28"/>
          <w:szCs w:val="28"/>
          <w:lang w:val="en-US"/>
        </w:rPr>
      </w:pPr>
      <w:proofErr w:type="spellStart"/>
      <w:r>
        <w:rPr>
          <w:rFonts w:ascii="Times New Roman" w:hAnsi="Times New Roman" w:cs="Times New Roman"/>
          <w:b/>
          <w:bCs/>
          <w:color w:val="4472C4" w:themeColor="accent1"/>
          <w:sz w:val="28"/>
          <w:szCs w:val="28"/>
          <w:lang w:val="en-US"/>
        </w:rPr>
        <w:t>Kiểm</w:t>
      </w:r>
      <w:proofErr w:type="spellEnd"/>
      <w:r>
        <w:rPr>
          <w:rFonts w:ascii="Times New Roman" w:hAnsi="Times New Roman" w:cs="Times New Roman"/>
          <w:b/>
          <w:bCs/>
          <w:color w:val="4472C4" w:themeColor="accent1"/>
          <w:sz w:val="28"/>
          <w:szCs w:val="28"/>
          <w:lang w:val="en-US"/>
        </w:rPr>
        <w:t xml:space="preserve"> </w:t>
      </w:r>
      <w:proofErr w:type="spellStart"/>
      <w:r>
        <w:rPr>
          <w:rFonts w:ascii="Times New Roman" w:hAnsi="Times New Roman" w:cs="Times New Roman"/>
          <w:b/>
          <w:bCs/>
          <w:color w:val="4472C4" w:themeColor="accent1"/>
          <w:sz w:val="28"/>
          <w:szCs w:val="28"/>
          <w:lang w:val="en-US"/>
        </w:rPr>
        <w:t>định</w:t>
      </w:r>
      <w:proofErr w:type="spellEnd"/>
      <w:r>
        <w:rPr>
          <w:rFonts w:ascii="Times New Roman" w:hAnsi="Times New Roman" w:cs="Times New Roman"/>
          <w:b/>
          <w:bCs/>
          <w:color w:val="4472C4" w:themeColor="accent1"/>
          <w:sz w:val="28"/>
          <w:szCs w:val="28"/>
          <w:lang w:val="en-US"/>
        </w:rPr>
        <w:t xml:space="preserve"> </w:t>
      </w:r>
      <w:proofErr w:type="spellStart"/>
      <w:r>
        <w:rPr>
          <w:rFonts w:ascii="Times New Roman" w:hAnsi="Times New Roman" w:cs="Times New Roman"/>
          <w:b/>
          <w:bCs/>
          <w:color w:val="4472C4" w:themeColor="accent1"/>
          <w:sz w:val="28"/>
          <w:szCs w:val="28"/>
          <w:lang w:val="en-US"/>
        </w:rPr>
        <w:t>Levene</w:t>
      </w:r>
      <w:proofErr w:type="spellEnd"/>
    </w:p>
    <w:p w14:paraId="49C6778D" w14:textId="69043FBE" w:rsidR="000226C6" w:rsidRDefault="000226C6" w:rsidP="00E51AFE">
      <w:pPr>
        <w:ind w:firstLine="360"/>
        <w:rPr>
          <w:rFonts w:ascii="Times New Roman" w:hAnsi="Times New Roman" w:cs="Times New Roman"/>
          <w:sz w:val="26"/>
          <w:szCs w:val="26"/>
          <w:lang w:val="en-US"/>
        </w:rPr>
      </w:pPr>
      <w:r>
        <w:rPr>
          <w:noProof/>
        </w:rPr>
        <w:drawing>
          <wp:inline distT="0" distB="0" distL="0" distR="0" wp14:anchorId="630E4CB7" wp14:editId="4F11D9AB">
            <wp:extent cx="4787900" cy="1618474"/>
            <wp:effectExtent l="0" t="0" r="0" b="1270"/>
            <wp:docPr id="232" name="Hình ảnh 23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Hình ảnh 232" descr="Ảnh có chứa văn bản&#10;&#10;Mô tả được tạo tự động"/>
                    <pic:cNvPicPr/>
                  </pic:nvPicPr>
                  <pic:blipFill>
                    <a:blip r:embed="rId92"/>
                    <a:stretch>
                      <a:fillRect/>
                    </a:stretch>
                  </pic:blipFill>
                  <pic:spPr>
                    <a:xfrm>
                      <a:off x="0" y="0"/>
                      <a:ext cx="4804812" cy="1624191"/>
                    </a:xfrm>
                    <a:prstGeom prst="rect">
                      <a:avLst/>
                    </a:prstGeom>
                  </pic:spPr>
                </pic:pic>
              </a:graphicData>
            </a:graphic>
          </wp:inline>
        </w:drawing>
      </w:r>
    </w:p>
    <w:p w14:paraId="158EF858" w14:textId="7D3DDFFA" w:rsidR="00E51AFE" w:rsidRPr="000D6B9C" w:rsidRDefault="00E51AFE" w:rsidP="00E51AFE">
      <w:pPr>
        <w:ind w:firstLine="360"/>
        <w:rPr>
          <w:rFonts w:ascii="Times New Roman" w:hAnsi="Times New Roman" w:cs="Times New Roman"/>
          <w:sz w:val="26"/>
          <w:szCs w:val="26"/>
          <w:lang w:val="en-US"/>
        </w:rPr>
      </w:pPr>
      <w:r w:rsidRPr="000D6B9C">
        <w:rPr>
          <w:rFonts w:ascii="Times New Roman" w:hAnsi="Times New Roman" w:cs="Times New Roman"/>
          <w:sz w:val="26"/>
          <w:szCs w:val="26"/>
          <w:lang w:val="en-US"/>
        </w:rPr>
        <w:t xml:space="preserve">Ta </w:t>
      </w:r>
      <w:proofErr w:type="spellStart"/>
      <w:r w:rsidRPr="000D6B9C">
        <w:rPr>
          <w:rFonts w:ascii="Times New Roman" w:hAnsi="Times New Roman" w:cs="Times New Roman"/>
          <w:sz w:val="26"/>
          <w:szCs w:val="26"/>
          <w:lang w:val="en-US"/>
        </w:rPr>
        <w:t>thấy</w:t>
      </w:r>
      <w:proofErr w:type="spellEnd"/>
      <w:r w:rsidRPr="000D6B9C">
        <w:rPr>
          <w:rFonts w:ascii="Times New Roman" w:hAnsi="Times New Roman" w:cs="Times New Roman"/>
          <w:sz w:val="26"/>
          <w:szCs w:val="26"/>
          <w:lang w:val="en-US"/>
        </w:rPr>
        <w:t xml:space="preserve"> p-value &lt; 0.05, </w:t>
      </w:r>
      <w:proofErr w:type="spellStart"/>
      <w:r w:rsidRPr="000D6B9C">
        <w:rPr>
          <w:rFonts w:ascii="Times New Roman" w:hAnsi="Times New Roman" w:cs="Times New Roman"/>
          <w:sz w:val="26"/>
          <w:szCs w:val="26"/>
          <w:lang w:val="en-US"/>
        </w:rPr>
        <w:t>bác</w:t>
      </w:r>
      <w:proofErr w:type="spellEnd"/>
      <w:r w:rsidRPr="000D6B9C">
        <w:rPr>
          <w:rFonts w:ascii="Times New Roman" w:hAnsi="Times New Roman" w:cs="Times New Roman"/>
          <w:sz w:val="26"/>
          <w:szCs w:val="26"/>
          <w:lang w:val="en-US"/>
        </w:rPr>
        <w:t xml:space="preserve"> </w:t>
      </w:r>
      <w:proofErr w:type="spellStart"/>
      <w:r w:rsidRPr="000D6B9C">
        <w:rPr>
          <w:rFonts w:ascii="Times New Roman" w:hAnsi="Times New Roman" w:cs="Times New Roman"/>
          <w:sz w:val="26"/>
          <w:szCs w:val="26"/>
          <w:lang w:val="en-US"/>
        </w:rPr>
        <w:t>bỏ</w:t>
      </w:r>
      <w:proofErr w:type="spellEnd"/>
      <w:r w:rsidRPr="000D6B9C">
        <w:rPr>
          <w:rFonts w:ascii="Times New Roman" w:hAnsi="Times New Roman" w:cs="Times New Roman"/>
          <w:sz w:val="26"/>
          <w:szCs w:val="26"/>
          <w:lang w:val="en-US"/>
        </w:rPr>
        <w:t xml:space="preserve"> Ho -&gt; </w:t>
      </w:r>
      <w:proofErr w:type="spellStart"/>
      <w:r w:rsidRPr="000D6B9C">
        <w:rPr>
          <w:rFonts w:ascii="Times New Roman" w:hAnsi="Times New Roman" w:cs="Times New Roman"/>
          <w:sz w:val="26"/>
          <w:szCs w:val="26"/>
          <w:lang w:val="en-US"/>
        </w:rPr>
        <w:t>Không</w:t>
      </w:r>
      <w:proofErr w:type="spellEnd"/>
      <w:r w:rsidRPr="000D6B9C">
        <w:rPr>
          <w:rFonts w:ascii="Times New Roman" w:hAnsi="Times New Roman" w:cs="Times New Roman"/>
          <w:sz w:val="26"/>
          <w:szCs w:val="26"/>
          <w:lang w:val="en-US"/>
        </w:rPr>
        <w:t xml:space="preserve"> </w:t>
      </w:r>
      <w:proofErr w:type="spellStart"/>
      <w:r w:rsidRPr="000D6B9C">
        <w:rPr>
          <w:rFonts w:ascii="Times New Roman" w:hAnsi="Times New Roman" w:cs="Times New Roman"/>
          <w:sz w:val="26"/>
          <w:szCs w:val="26"/>
          <w:lang w:val="en-US"/>
        </w:rPr>
        <w:t>đủ</w:t>
      </w:r>
      <w:proofErr w:type="spellEnd"/>
      <w:r w:rsidRPr="000D6B9C">
        <w:rPr>
          <w:rFonts w:ascii="Times New Roman" w:hAnsi="Times New Roman" w:cs="Times New Roman"/>
          <w:sz w:val="26"/>
          <w:szCs w:val="26"/>
          <w:lang w:val="en-US"/>
        </w:rPr>
        <w:t xml:space="preserve"> </w:t>
      </w:r>
      <w:proofErr w:type="spellStart"/>
      <w:r w:rsidRPr="000D6B9C">
        <w:rPr>
          <w:rFonts w:ascii="Times New Roman" w:hAnsi="Times New Roman" w:cs="Times New Roman"/>
          <w:sz w:val="26"/>
          <w:szCs w:val="26"/>
          <w:lang w:val="en-US"/>
        </w:rPr>
        <w:t>điều</w:t>
      </w:r>
      <w:proofErr w:type="spellEnd"/>
      <w:r w:rsidRPr="000D6B9C">
        <w:rPr>
          <w:rFonts w:ascii="Times New Roman" w:hAnsi="Times New Roman" w:cs="Times New Roman"/>
          <w:sz w:val="26"/>
          <w:szCs w:val="26"/>
          <w:lang w:val="en-US"/>
        </w:rPr>
        <w:t xml:space="preserve"> </w:t>
      </w:r>
      <w:proofErr w:type="spellStart"/>
      <w:r w:rsidRPr="000D6B9C">
        <w:rPr>
          <w:rFonts w:ascii="Times New Roman" w:hAnsi="Times New Roman" w:cs="Times New Roman"/>
          <w:sz w:val="26"/>
          <w:szCs w:val="26"/>
          <w:lang w:val="en-US"/>
        </w:rPr>
        <w:t>kiện</w:t>
      </w:r>
      <w:proofErr w:type="spellEnd"/>
      <w:r w:rsidRPr="000D6B9C">
        <w:rPr>
          <w:rFonts w:ascii="Times New Roman" w:hAnsi="Times New Roman" w:cs="Times New Roman"/>
          <w:sz w:val="26"/>
          <w:szCs w:val="26"/>
          <w:lang w:val="en-US"/>
        </w:rPr>
        <w:t xml:space="preserve"> </w:t>
      </w:r>
      <w:proofErr w:type="spellStart"/>
      <w:r w:rsidRPr="000D6B9C">
        <w:rPr>
          <w:rFonts w:ascii="Times New Roman" w:hAnsi="Times New Roman" w:cs="Times New Roman"/>
          <w:sz w:val="26"/>
          <w:szCs w:val="26"/>
          <w:lang w:val="en-US"/>
        </w:rPr>
        <w:t>để</w:t>
      </w:r>
      <w:proofErr w:type="spellEnd"/>
      <w:r w:rsidRPr="000D6B9C">
        <w:rPr>
          <w:rFonts w:ascii="Times New Roman" w:hAnsi="Times New Roman" w:cs="Times New Roman"/>
          <w:sz w:val="26"/>
          <w:szCs w:val="26"/>
          <w:lang w:val="en-US"/>
        </w:rPr>
        <w:t xml:space="preserve"> </w:t>
      </w:r>
      <w:proofErr w:type="spellStart"/>
      <w:r w:rsidRPr="000D6B9C">
        <w:rPr>
          <w:rFonts w:ascii="Times New Roman" w:hAnsi="Times New Roman" w:cs="Times New Roman"/>
          <w:sz w:val="26"/>
          <w:szCs w:val="26"/>
          <w:lang w:val="en-US"/>
        </w:rPr>
        <w:t>kiểm</w:t>
      </w:r>
      <w:proofErr w:type="spellEnd"/>
      <w:r w:rsidRPr="000D6B9C">
        <w:rPr>
          <w:rFonts w:ascii="Times New Roman" w:hAnsi="Times New Roman" w:cs="Times New Roman"/>
          <w:sz w:val="26"/>
          <w:szCs w:val="26"/>
          <w:lang w:val="en-US"/>
        </w:rPr>
        <w:t xml:space="preserve"> </w:t>
      </w:r>
      <w:proofErr w:type="spellStart"/>
      <w:r w:rsidRPr="000D6B9C">
        <w:rPr>
          <w:rFonts w:ascii="Times New Roman" w:hAnsi="Times New Roman" w:cs="Times New Roman"/>
          <w:sz w:val="26"/>
          <w:szCs w:val="26"/>
          <w:lang w:val="en-US"/>
        </w:rPr>
        <w:t>định</w:t>
      </w:r>
      <w:proofErr w:type="spellEnd"/>
      <w:r w:rsidRPr="000D6B9C">
        <w:rPr>
          <w:rFonts w:ascii="Times New Roman" w:hAnsi="Times New Roman" w:cs="Times New Roman"/>
          <w:sz w:val="26"/>
          <w:szCs w:val="26"/>
          <w:lang w:val="en-US"/>
        </w:rPr>
        <w:t xml:space="preserve"> ANOVA</w:t>
      </w:r>
    </w:p>
    <w:p w14:paraId="235E44B7" w14:textId="15821C39" w:rsidR="000226C6" w:rsidRDefault="000226C6" w:rsidP="000226C6">
      <w:pPr>
        <w:pStyle w:val="NormalWeb"/>
        <w:shd w:val="clear" w:color="auto" w:fill="FFFFFF"/>
        <w:spacing w:beforeAutospacing="0" w:line="360" w:lineRule="auto"/>
        <w:ind w:firstLine="360"/>
        <w:rPr>
          <w:b/>
          <w:bCs/>
          <w:color w:val="4472C4" w:themeColor="accent1"/>
          <w:sz w:val="28"/>
          <w:szCs w:val="28"/>
        </w:rPr>
      </w:pPr>
      <w:proofErr w:type="spellStart"/>
      <w:r>
        <w:rPr>
          <w:b/>
          <w:bCs/>
          <w:color w:val="4472C4" w:themeColor="accent1"/>
          <w:sz w:val="28"/>
          <w:szCs w:val="28"/>
        </w:rPr>
        <w:t>Kiểm</w:t>
      </w:r>
      <w:proofErr w:type="spellEnd"/>
      <w:r>
        <w:rPr>
          <w:b/>
          <w:bCs/>
          <w:color w:val="4472C4" w:themeColor="accent1"/>
          <w:sz w:val="28"/>
          <w:szCs w:val="28"/>
        </w:rPr>
        <w:t xml:space="preserve"> </w:t>
      </w:r>
      <w:proofErr w:type="spellStart"/>
      <w:r>
        <w:rPr>
          <w:b/>
          <w:bCs/>
          <w:color w:val="4472C4" w:themeColor="accent1"/>
          <w:sz w:val="28"/>
          <w:szCs w:val="28"/>
        </w:rPr>
        <w:t>định</w:t>
      </w:r>
      <w:proofErr w:type="spellEnd"/>
      <w:r>
        <w:rPr>
          <w:b/>
          <w:bCs/>
          <w:color w:val="4472C4" w:themeColor="accent1"/>
          <w:sz w:val="28"/>
          <w:szCs w:val="28"/>
        </w:rPr>
        <w:t xml:space="preserve"> Chi-square</w:t>
      </w:r>
    </w:p>
    <w:p w14:paraId="722078B9" w14:textId="1965A2D2" w:rsidR="000226C6" w:rsidRDefault="008C5F63" w:rsidP="008C5F63">
      <w:pPr>
        <w:pStyle w:val="NormalWeb"/>
        <w:shd w:val="clear" w:color="auto" w:fill="FFFFFF"/>
        <w:spacing w:beforeAutospacing="0" w:line="360" w:lineRule="auto"/>
        <w:ind w:firstLine="360"/>
        <w:jc w:val="center"/>
        <w:rPr>
          <w:b/>
          <w:bCs/>
          <w:color w:val="4472C4" w:themeColor="accent1"/>
          <w:sz w:val="28"/>
          <w:szCs w:val="28"/>
        </w:rPr>
      </w:pPr>
      <w:r>
        <w:rPr>
          <w:noProof/>
        </w:rPr>
        <w:lastRenderedPageBreak/>
        <w:drawing>
          <wp:inline distT="0" distB="0" distL="0" distR="0" wp14:anchorId="6B24174C" wp14:editId="5C8EFD14">
            <wp:extent cx="4259183" cy="2387600"/>
            <wp:effectExtent l="0" t="0" r="8255" b="0"/>
            <wp:docPr id="233" name="Hình ảnh 23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Hình ảnh 233" descr="Ảnh có chứa bàn&#10;&#10;Mô tả được tạo tự động"/>
                    <pic:cNvPicPr/>
                  </pic:nvPicPr>
                  <pic:blipFill>
                    <a:blip r:embed="rId93"/>
                    <a:stretch>
                      <a:fillRect/>
                    </a:stretch>
                  </pic:blipFill>
                  <pic:spPr>
                    <a:xfrm>
                      <a:off x="0" y="0"/>
                      <a:ext cx="4270456" cy="2393919"/>
                    </a:xfrm>
                    <a:prstGeom prst="rect">
                      <a:avLst/>
                    </a:prstGeom>
                  </pic:spPr>
                </pic:pic>
              </a:graphicData>
            </a:graphic>
          </wp:inline>
        </w:drawing>
      </w:r>
    </w:p>
    <w:p w14:paraId="1F37260A" w14:textId="21FD8B02" w:rsidR="001B281F" w:rsidRPr="008C5F63" w:rsidRDefault="008C5F63" w:rsidP="008C5F63">
      <w:pPr>
        <w:spacing w:line="360" w:lineRule="auto"/>
        <w:ind w:firstLine="360"/>
        <w:rPr>
          <w:rFonts w:ascii="Times New Roman" w:hAnsi="Times New Roman" w:cs="Times New Roman"/>
          <w:sz w:val="26"/>
          <w:szCs w:val="26"/>
        </w:rPr>
      </w:pPr>
      <w:r w:rsidRPr="00570D56">
        <w:rPr>
          <w:rFonts w:ascii="Times New Roman" w:hAnsi="Times New Roman" w:cs="Times New Roman"/>
          <w:sz w:val="26"/>
          <w:szCs w:val="26"/>
        </w:rPr>
        <w:t>Ta từ chối Ho do p-value &lt; 0.05, vậy 2 biến phân loại là độc lập</w:t>
      </w:r>
    </w:p>
    <w:p w14:paraId="018C0D88" w14:textId="2F63D352" w:rsidR="007D0AEF" w:rsidRDefault="00166432" w:rsidP="00166432">
      <w:pPr>
        <w:pStyle w:val="ListParagraph"/>
        <w:numPr>
          <w:ilvl w:val="0"/>
          <w:numId w:val="1"/>
        </w:numPr>
        <w:spacing w:line="360" w:lineRule="auto"/>
        <w:ind w:left="180" w:hanging="180"/>
        <w:outlineLvl w:val="0"/>
        <w:rPr>
          <w:rFonts w:ascii="Times New Roman" w:hAnsi="Times New Roman" w:cs="Times New Roman"/>
          <w:b/>
          <w:bCs/>
          <w:color w:val="4472C4" w:themeColor="accent1"/>
          <w:sz w:val="32"/>
          <w:szCs w:val="32"/>
        </w:rPr>
      </w:pPr>
      <w:bookmarkStart w:id="31" w:name="_Toc99052364"/>
      <w:proofErr w:type="spellStart"/>
      <w:r w:rsidRPr="00166432">
        <w:rPr>
          <w:rFonts w:ascii="Times New Roman" w:hAnsi="Times New Roman" w:cs="Times New Roman"/>
          <w:b/>
          <w:bCs/>
          <w:color w:val="4472C4" w:themeColor="accent1"/>
          <w:sz w:val="32"/>
          <w:szCs w:val="32"/>
        </w:rPr>
        <w:t>Bảng</w:t>
      </w:r>
      <w:proofErr w:type="spellEnd"/>
      <w:r w:rsidRPr="00166432">
        <w:rPr>
          <w:rFonts w:ascii="Times New Roman" w:hAnsi="Times New Roman" w:cs="Times New Roman"/>
          <w:b/>
          <w:bCs/>
          <w:color w:val="4472C4" w:themeColor="accent1"/>
          <w:sz w:val="32"/>
          <w:szCs w:val="32"/>
        </w:rPr>
        <w:t xml:space="preserve"> </w:t>
      </w:r>
      <w:proofErr w:type="spellStart"/>
      <w:r w:rsidRPr="00166432">
        <w:rPr>
          <w:rFonts w:ascii="Times New Roman" w:hAnsi="Times New Roman" w:cs="Times New Roman"/>
          <w:b/>
          <w:bCs/>
          <w:color w:val="4472C4" w:themeColor="accent1"/>
          <w:sz w:val="32"/>
          <w:szCs w:val="32"/>
        </w:rPr>
        <w:t>phân</w:t>
      </w:r>
      <w:proofErr w:type="spellEnd"/>
      <w:r w:rsidRPr="00166432">
        <w:rPr>
          <w:rFonts w:ascii="Times New Roman" w:hAnsi="Times New Roman" w:cs="Times New Roman"/>
          <w:b/>
          <w:bCs/>
          <w:color w:val="4472C4" w:themeColor="accent1"/>
          <w:sz w:val="32"/>
          <w:szCs w:val="32"/>
        </w:rPr>
        <w:t xml:space="preserve"> </w:t>
      </w:r>
      <w:proofErr w:type="spellStart"/>
      <w:r w:rsidRPr="00166432">
        <w:rPr>
          <w:rFonts w:ascii="Times New Roman" w:hAnsi="Times New Roman" w:cs="Times New Roman"/>
          <w:b/>
          <w:bCs/>
          <w:color w:val="4472C4" w:themeColor="accent1"/>
          <w:sz w:val="32"/>
          <w:szCs w:val="32"/>
        </w:rPr>
        <w:t>công</w:t>
      </w:r>
      <w:proofErr w:type="spellEnd"/>
      <w:r w:rsidRPr="00166432">
        <w:rPr>
          <w:rFonts w:ascii="Times New Roman" w:hAnsi="Times New Roman" w:cs="Times New Roman"/>
          <w:b/>
          <w:bCs/>
          <w:color w:val="4472C4" w:themeColor="accent1"/>
          <w:sz w:val="32"/>
          <w:szCs w:val="32"/>
        </w:rPr>
        <w:t xml:space="preserve"> </w:t>
      </w:r>
      <w:proofErr w:type="spellStart"/>
      <w:r w:rsidRPr="00166432">
        <w:rPr>
          <w:rFonts w:ascii="Times New Roman" w:hAnsi="Times New Roman" w:cs="Times New Roman"/>
          <w:b/>
          <w:bCs/>
          <w:color w:val="4472C4" w:themeColor="accent1"/>
          <w:sz w:val="32"/>
          <w:szCs w:val="32"/>
        </w:rPr>
        <w:t>công</w:t>
      </w:r>
      <w:proofErr w:type="spellEnd"/>
      <w:r w:rsidRPr="00166432">
        <w:rPr>
          <w:rFonts w:ascii="Times New Roman" w:hAnsi="Times New Roman" w:cs="Times New Roman"/>
          <w:b/>
          <w:bCs/>
          <w:color w:val="4472C4" w:themeColor="accent1"/>
          <w:sz w:val="32"/>
          <w:szCs w:val="32"/>
        </w:rPr>
        <w:t xml:space="preserve"> </w:t>
      </w:r>
      <w:proofErr w:type="spellStart"/>
      <w:r w:rsidRPr="00166432">
        <w:rPr>
          <w:rFonts w:ascii="Times New Roman" w:hAnsi="Times New Roman" w:cs="Times New Roman"/>
          <w:b/>
          <w:bCs/>
          <w:color w:val="4472C4" w:themeColor="accent1"/>
          <w:sz w:val="32"/>
          <w:szCs w:val="32"/>
        </w:rPr>
        <w:t>việc</w:t>
      </w:r>
      <w:bookmarkEnd w:id="31"/>
      <w:proofErr w:type="spellEnd"/>
    </w:p>
    <w:tbl>
      <w:tblPr>
        <w:tblStyle w:val="TableGrid"/>
        <w:tblW w:w="10530" w:type="dxa"/>
        <w:tblLook w:val="04A0" w:firstRow="1" w:lastRow="0" w:firstColumn="1" w:lastColumn="0" w:noHBand="0" w:noVBand="1"/>
      </w:tblPr>
      <w:tblGrid>
        <w:gridCol w:w="2790"/>
        <w:gridCol w:w="2700"/>
        <w:gridCol w:w="2790"/>
        <w:gridCol w:w="2250"/>
      </w:tblGrid>
      <w:tr w:rsidR="00E73A23" w14:paraId="3FD526F8" w14:textId="6332B0EE" w:rsidTr="00210118">
        <w:trPr>
          <w:trHeight w:val="944"/>
        </w:trPr>
        <w:tc>
          <w:tcPr>
            <w:tcW w:w="2790" w:type="dxa"/>
          </w:tcPr>
          <w:p w14:paraId="06EE669E" w14:textId="286809FF" w:rsidR="00E73A23" w:rsidRPr="00E73A23" w:rsidRDefault="00E73A23" w:rsidP="00773A9F">
            <w:pPr>
              <w:spacing w:line="360" w:lineRule="auto"/>
              <w:rPr>
                <w:rFonts w:ascii="Times New Roman" w:hAnsi="Times New Roman" w:cs="Times New Roman"/>
                <w:b/>
                <w:bCs/>
                <w:color w:val="4472C4" w:themeColor="accent1"/>
                <w:sz w:val="32"/>
                <w:szCs w:val="32"/>
                <w:lang w:val="en-US"/>
              </w:rPr>
            </w:pPr>
          </w:p>
        </w:tc>
        <w:tc>
          <w:tcPr>
            <w:tcW w:w="2700" w:type="dxa"/>
          </w:tcPr>
          <w:p w14:paraId="7B7F509C" w14:textId="77777777" w:rsidR="00210118" w:rsidRPr="00210118" w:rsidRDefault="00210118" w:rsidP="00773A9F">
            <w:pPr>
              <w:spacing w:line="360" w:lineRule="auto"/>
              <w:rPr>
                <w:rFonts w:ascii="Times New Roman" w:hAnsi="Times New Roman" w:cs="Times New Roman"/>
                <w:sz w:val="26"/>
                <w:szCs w:val="26"/>
                <w:lang w:val="en-US"/>
              </w:rPr>
            </w:pPr>
          </w:p>
          <w:p w14:paraId="02E36EBA" w14:textId="0CDFA9BC" w:rsidR="00E73A23" w:rsidRPr="00210118" w:rsidRDefault="004252F7" w:rsidP="00773A9F">
            <w:pPr>
              <w:spacing w:line="360" w:lineRule="auto"/>
              <w:rPr>
                <w:rFonts w:ascii="Times New Roman" w:hAnsi="Times New Roman" w:cs="Times New Roman"/>
                <w:sz w:val="26"/>
                <w:szCs w:val="26"/>
                <w:lang w:val="en-US"/>
              </w:rPr>
            </w:pPr>
            <w:proofErr w:type="spellStart"/>
            <w:r w:rsidRPr="00210118">
              <w:rPr>
                <w:rFonts w:ascii="Times New Roman" w:hAnsi="Times New Roman" w:cs="Times New Roman"/>
                <w:sz w:val="26"/>
                <w:szCs w:val="26"/>
                <w:lang w:val="en-US"/>
              </w:rPr>
              <w:t>Nguyễn</w:t>
            </w:r>
            <w:proofErr w:type="spellEnd"/>
            <w:r w:rsidRPr="00210118">
              <w:rPr>
                <w:rFonts w:ascii="Times New Roman" w:hAnsi="Times New Roman" w:cs="Times New Roman"/>
                <w:sz w:val="26"/>
                <w:szCs w:val="26"/>
                <w:lang w:val="en-US"/>
              </w:rPr>
              <w:t xml:space="preserve"> </w:t>
            </w:r>
            <w:proofErr w:type="spellStart"/>
            <w:r w:rsidRPr="00210118">
              <w:rPr>
                <w:rFonts w:ascii="Times New Roman" w:hAnsi="Times New Roman" w:cs="Times New Roman"/>
                <w:sz w:val="26"/>
                <w:szCs w:val="26"/>
                <w:lang w:val="en-US"/>
              </w:rPr>
              <w:t>Hoàng</w:t>
            </w:r>
            <w:proofErr w:type="spellEnd"/>
            <w:r w:rsidRPr="00210118">
              <w:rPr>
                <w:rFonts w:ascii="Times New Roman" w:hAnsi="Times New Roman" w:cs="Times New Roman"/>
                <w:sz w:val="26"/>
                <w:szCs w:val="26"/>
                <w:lang w:val="en-US"/>
              </w:rPr>
              <w:t xml:space="preserve"> Long</w:t>
            </w:r>
          </w:p>
        </w:tc>
        <w:tc>
          <w:tcPr>
            <w:tcW w:w="2790" w:type="dxa"/>
          </w:tcPr>
          <w:p w14:paraId="7FB7150E" w14:textId="77777777" w:rsidR="00210118" w:rsidRPr="00210118" w:rsidRDefault="00210118" w:rsidP="00773A9F">
            <w:pPr>
              <w:spacing w:line="360" w:lineRule="auto"/>
              <w:rPr>
                <w:rFonts w:ascii="Times New Roman" w:hAnsi="Times New Roman" w:cs="Times New Roman"/>
                <w:sz w:val="26"/>
                <w:szCs w:val="26"/>
                <w:lang w:val="en-US"/>
              </w:rPr>
            </w:pPr>
          </w:p>
          <w:p w14:paraId="6A1B994E" w14:textId="5E445D2B" w:rsidR="00E73A23" w:rsidRPr="00210118" w:rsidRDefault="004252F7" w:rsidP="00773A9F">
            <w:pPr>
              <w:spacing w:line="360" w:lineRule="auto"/>
              <w:rPr>
                <w:rFonts w:ascii="Times New Roman" w:hAnsi="Times New Roman" w:cs="Times New Roman"/>
                <w:sz w:val="26"/>
                <w:szCs w:val="26"/>
                <w:lang w:val="en-US"/>
              </w:rPr>
            </w:pPr>
            <w:r w:rsidRPr="00210118">
              <w:rPr>
                <w:rFonts w:ascii="Times New Roman" w:hAnsi="Times New Roman" w:cs="Times New Roman"/>
                <w:sz w:val="26"/>
                <w:szCs w:val="26"/>
                <w:lang w:val="en-US"/>
              </w:rPr>
              <w:t>Phan Phạm Quỳnh Hoa</w:t>
            </w:r>
          </w:p>
        </w:tc>
        <w:tc>
          <w:tcPr>
            <w:tcW w:w="2250" w:type="dxa"/>
          </w:tcPr>
          <w:p w14:paraId="4AEC0ACC" w14:textId="77777777" w:rsidR="00210118" w:rsidRPr="00210118" w:rsidRDefault="00210118" w:rsidP="00773A9F">
            <w:pPr>
              <w:spacing w:line="360" w:lineRule="auto"/>
              <w:rPr>
                <w:rFonts w:ascii="Times New Roman" w:hAnsi="Times New Roman" w:cs="Times New Roman"/>
                <w:sz w:val="26"/>
                <w:szCs w:val="26"/>
                <w:lang w:val="en-US"/>
              </w:rPr>
            </w:pPr>
          </w:p>
          <w:p w14:paraId="2ABA865C" w14:textId="2DAFC382" w:rsidR="00E73A23" w:rsidRPr="00210118" w:rsidRDefault="004252F7" w:rsidP="00773A9F">
            <w:pPr>
              <w:spacing w:line="360" w:lineRule="auto"/>
              <w:rPr>
                <w:rFonts w:ascii="Times New Roman" w:hAnsi="Times New Roman" w:cs="Times New Roman"/>
                <w:sz w:val="26"/>
                <w:szCs w:val="26"/>
                <w:lang w:val="en-US"/>
              </w:rPr>
            </w:pPr>
            <w:proofErr w:type="spellStart"/>
            <w:r w:rsidRPr="00210118">
              <w:rPr>
                <w:rFonts w:ascii="Times New Roman" w:hAnsi="Times New Roman" w:cs="Times New Roman"/>
                <w:sz w:val="26"/>
                <w:szCs w:val="26"/>
                <w:lang w:val="en-US"/>
              </w:rPr>
              <w:t>Huỳnh</w:t>
            </w:r>
            <w:proofErr w:type="spellEnd"/>
            <w:r w:rsidRPr="00210118">
              <w:rPr>
                <w:rFonts w:ascii="Times New Roman" w:hAnsi="Times New Roman" w:cs="Times New Roman"/>
                <w:sz w:val="26"/>
                <w:szCs w:val="26"/>
                <w:lang w:val="en-US"/>
              </w:rPr>
              <w:t xml:space="preserve"> Minh </w:t>
            </w:r>
            <w:proofErr w:type="spellStart"/>
            <w:r w:rsidRPr="00210118">
              <w:rPr>
                <w:rFonts w:ascii="Times New Roman" w:hAnsi="Times New Roman" w:cs="Times New Roman"/>
                <w:sz w:val="26"/>
                <w:szCs w:val="26"/>
                <w:lang w:val="en-US"/>
              </w:rPr>
              <w:t>Thư</w:t>
            </w:r>
            <w:proofErr w:type="spellEnd"/>
          </w:p>
        </w:tc>
      </w:tr>
      <w:tr w:rsidR="00210118" w14:paraId="56D98A0F" w14:textId="68FC29F8" w:rsidTr="00210118">
        <w:trPr>
          <w:trHeight w:val="899"/>
        </w:trPr>
        <w:tc>
          <w:tcPr>
            <w:tcW w:w="2790" w:type="dxa"/>
            <w:shd w:val="clear" w:color="auto" w:fill="BDD6EE" w:themeFill="accent5" w:themeFillTint="66"/>
          </w:tcPr>
          <w:p w14:paraId="6F44DC92" w14:textId="4B03D128" w:rsidR="00E73A23" w:rsidRPr="00210118" w:rsidRDefault="00D336D1" w:rsidP="00773A9F">
            <w:pPr>
              <w:spacing w:line="360" w:lineRule="auto"/>
              <w:rPr>
                <w:rFonts w:ascii="Times New Roman" w:hAnsi="Times New Roman" w:cs="Times New Roman"/>
                <w:color w:val="4472C4" w:themeColor="accent1"/>
                <w:sz w:val="26"/>
                <w:szCs w:val="26"/>
                <w:lang w:val="en-US"/>
              </w:rPr>
            </w:pPr>
            <w:proofErr w:type="spellStart"/>
            <w:r w:rsidRPr="00210118">
              <w:rPr>
                <w:rFonts w:ascii="Times New Roman" w:hAnsi="Times New Roman" w:cs="Times New Roman"/>
                <w:color w:val="000000" w:themeColor="text1"/>
                <w:sz w:val="26"/>
                <w:szCs w:val="26"/>
                <w:lang w:val="en-US"/>
              </w:rPr>
              <w:t>Xây</w:t>
            </w:r>
            <w:proofErr w:type="spellEnd"/>
            <w:r w:rsidRPr="00210118">
              <w:rPr>
                <w:rFonts w:ascii="Times New Roman" w:hAnsi="Times New Roman" w:cs="Times New Roman"/>
                <w:color w:val="000000" w:themeColor="text1"/>
                <w:sz w:val="26"/>
                <w:szCs w:val="26"/>
                <w:lang w:val="en-US"/>
              </w:rPr>
              <w:t xml:space="preserve"> </w:t>
            </w:r>
            <w:proofErr w:type="spellStart"/>
            <w:r w:rsidRPr="00210118">
              <w:rPr>
                <w:rFonts w:ascii="Times New Roman" w:hAnsi="Times New Roman" w:cs="Times New Roman"/>
                <w:color w:val="000000" w:themeColor="text1"/>
                <w:sz w:val="26"/>
                <w:szCs w:val="26"/>
                <w:lang w:val="en-US"/>
              </w:rPr>
              <w:t>dựng</w:t>
            </w:r>
            <w:proofErr w:type="spellEnd"/>
            <w:r w:rsidRPr="00210118">
              <w:rPr>
                <w:rFonts w:ascii="Times New Roman" w:hAnsi="Times New Roman" w:cs="Times New Roman"/>
                <w:color w:val="000000" w:themeColor="text1"/>
                <w:sz w:val="26"/>
                <w:szCs w:val="26"/>
                <w:lang w:val="en-US"/>
              </w:rPr>
              <w:t xml:space="preserve"> Template </w:t>
            </w:r>
            <w:proofErr w:type="spellStart"/>
            <w:r w:rsidRPr="00210118">
              <w:rPr>
                <w:rFonts w:ascii="Times New Roman" w:hAnsi="Times New Roman" w:cs="Times New Roman"/>
                <w:color w:val="000000" w:themeColor="text1"/>
                <w:sz w:val="26"/>
                <w:szCs w:val="26"/>
                <w:lang w:val="en-US"/>
              </w:rPr>
              <w:t>báo</w:t>
            </w:r>
            <w:proofErr w:type="spellEnd"/>
            <w:r w:rsidRPr="00210118">
              <w:rPr>
                <w:rFonts w:ascii="Times New Roman" w:hAnsi="Times New Roman" w:cs="Times New Roman"/>
                <w:color w:val="000000" w:themeColor="text1"/>
                <w:sz w:val="26"/>
                <w:szCs w:val="26"/>
                <w:lang w:val="en-US"/>
              </w:rPr>
              <w:t xml:space="preserve"> </w:t>
            </w:r>
            <w:proofErr w:type="spellStart"/>
            <w:r w:rsidRPr="00210118">
              <w:rPr>
                <w:rFonts w:ascii="Times New Roman" w:hAnsi="Times New Roman" w:cs="Times New Roman"/>
                <w:color w:val="000000" w:themeColor="text1"/>
                <w:sz w:val="26"/>
                <w:szCs w:val="26"/>
                <w:lang w:val="en-US"/>
              </w:rPr>
              <w:t>cáo</w:t>
            </w:r>
            <w:proofErr w:type="spellEnd"/>
          </w:p>
        </w:tc>
        <w:tc>
          <w:tcPr>
            <w:tcW w:w="2700" w:type="dxa"/>
            <w:shd w:val="clear" w:color="auto" w:fill="BDD6EE" w:themeFill="accent5" w:themeFillTint="66"/>
          </w:tcPr>
          <w:p w14:paraId="6C9CD61E" w14:textId="77777777" w:rsidR="00D336D1" w:rsidRDefault="00D336D1" w:rsidP="00773A9F">
            <w:pPr>
              <w:spacing w:line="360" w:lineRule="auto"/>
              <w:jc w:val="center"/>
              <w:rPr>
                <w:rFonts w:ascii="Times New Roman" w:hAnsi="Times New Roman" w:cs="Times New Roman"/>
                <w:sz w:val="26"/>
                <w:szCs w:val="26"/>
                <w:lang w:val="en-US"/>
              </w:rPr>
            </w:pPr>
          </w:p>
          <w:p w14:paraId="3FCEBD22" w14:textId="651B8A7D" w:rsidR="00E73A23" w:rsidRPr="00D336D1" w:rsidRDefault="00D336D1" w:rsidP="00773A9F">
            <w:pPr>
              <w:spacing w:line="360" w:lineRule="auto"/>
              <w:jc w:val="center"/>
              <w:rPr>
                <w:rFonts w:ascii="Times New Roman" w:hAnsi="Times New Roman" w:cs="Times New Roman"/>
                <w:color w:val="4472C4" w:themeColor="accent1"/>
                <w:sz w:val="26"/>
                <w:szCs w:val="26"/>
                <w:lang w:val="en-US"/>
              </w:rPr>
            </w:pPr>
            <w:r w:rsidRPr="00D336D1">
              <w:rPr>
                <w:rFonts w:ascii="Times New Roman" w:hAnsi="Times New Roman" w:cs="Times New Roman"/>
                <w:sz w:val="26"/>
                <w:szCs w:val="26"/>
                <w:lang w:val="en-US"/>
              </w:rPr>
              <w:t>X</w:t>
            </w:r>
          </w:p>
        </w:tc>
        <w:tc>
          <w:tcPr>
            <w:tcW w:w="2790" w:type="dxa"/>
            <w:shd w:val="clear" w:color="auto" w:fill="BDD6EE" w:themeFill="accent5" w:themeFillTint="66"/>
          </w:tcPr>
          <w:p w14:paraId="793A90FF" w14:textId="77777777" w:rsidR="00E73A23" w:rsidRDefault="00E73A23" w:rsidP="00773A9F">
            <w:pPr>
              <w:spacing w:line="360" w:lineRule="auto"/>
              <w:rPr>
                <w:rFonts w:ascii="Times New Roman" w:hAnsi="Times New Roman" w:cs="Times New Roman"/>
                <w:b/>
                <w:bCs/>
                <w:color w:val="4472C4" w:themeColor="accent1"/>
                <w:sz w:val="32"/>
                <w:szCs w:val="32"/>
              </w:rPr>
            </w:pPr>
          </w:p>
        </w:tc>
        <w:tc>
          <w:tcPr>
            <w:tcW w:w="2250" w:type="dxa"/>
            <w:shd w:val="clear" w:color="auto" w:fill="BDD6EE" w:themeFill="accent5" w:themeFillTint="66"/>
          </w:tcPr>
          <w:p w14:paraId="2CE2FC7E" w14:textId="77777777" w:rsidR="00E73A23" w:rsidRDefault="00E73A23" w:rsidP="00773A9F">
            <w:pPr>
              <w:spacing w:line="360" w:lineRule="auto"/>
              <w:rPr>
                <w:rFonts w:ascii="Times New Roman" w:hAnsi="Times New Roman" w:cs="Times New Roman"/>
                <w:b/>
                <w:bCs/>
                <w:color w:val="4472C4" w:themeColor="accent1"/>
                <w:sz w:val="32"/>
                <w:szCs w:val="32"/>
              </w:rPr>
            </w:pPr>
          </w:p>
        </w:tc>
      </w:tr>
      <w:tr w:rsidR="00E73A23" w14:paraId="1F2E7251" w14:textId="0A614532" w:rsidTr="00210118">
        <w:trPr>
          <w:trHeight w:val="881"/>
        </w:trPr>
        <w:tc>
          <w:tcPr>
            <w:tcW w:w="2790" w:type="dxa"/>
          </w:tcPr>
          <w:p w14:paraId="7292525D" w14:textId="02EA4E74" w:rsidR="00E73A23" w:rsidRPr="00BC144D" w:rsidRDefault="00E23C18" w:rsidP="00773A9F">
            <w:pPr>
              <w:spacing w:line="360" w:lineRule="auto"/>
              <w:rPr>
                <w:rFonts w:ascii="Times New Roman" w:hAnsi="Times New Roman" w:cs="Times New Roman"/>
                <w:color w:val="4472C4" w:themeColor="accent1"/>
                <w:sz w:val="26"/>
                <w:szCs w:val="26"/>
              </w:rPr>
            </w:pPr>
            <w:r w:rsidRPr="00BC144D">
              <w:rPr>
                <w:rFonts w:ascii="Times New Roman" w:hAnsi="Times New Roman" w:cs="Times New Roman"/>
                <w:sz w:val="26"/>
                <w:szCs w:val="26"/>
              </w:rPr>
              <w:t>Tìm hiểu và sử dụng Excel</w:t>
            </w:r>
          </w:p>
        </w:tc>
        <w:tc>
          <w:tcPr>
            <w:tcW w:w="2700" w:type="dxa"/>
          </w:tcPr>
          <w:p w14:paraId="726EAFB8" w14:textId="77777777" w:rsidR="00E73A23" w:rsidRDefault="00E73A23" w:rsidP="00773A9F">
            <w:pPr>
              <w:spacing w:line="360" w:lineRule="auto"/>
              <w:rPr>
                <w:rFonts w:ascii="Times New Roman" w:hAnsi="Times New Roman" w:cs="Times New Roman"/>
                <w:b/>
                <w:bCs/>
                <w:color w:val="4472C4" w:themeColor="accent1"/>
                <w:sz w:val="32"/>
                <w:szCs w:val="32"/>
              </w:rPr>
            </w:pPr>
          </w:p>
        </w:tc>
        <w:tc>
          <w:tcPr>
            <w:tcW w:w="2790" w:type="dxa"/>
          </w:tcPr>
          <w:p w14:paraId="1B582274" w14:textId="77777777" w:rsidR="00E73A23" w:rsidRDefault="00E73A23" w:rsidP="00773A9F">
            <w:pPr>
              <w:spacing w:line="360" w:lineRule="auto"/>
              <w:rPr>
                <w:rFonts w:ascii="Times New Roman" w:hAnsi="Times New Roman" w:cs="Times New Roman"/>
                <w:b/>
                <w:bCs/>
                <w:color w:val="4472C4" w:themeColor="accent1"/>
                <w:sz w:val="32"/>
                <w:szCs w:val="32"/>
              </w:rPr>
            </w:pPr>
          </w:p>
        </w:tc>
        <w:tc>
          <w:tcPr>
            <w:tcW w:w="2250" w:type="dxa"/>
          </w:tcPr>
          <w:p w14:paraId="5AC4F52B" w14:textId="77777777" w:rsidR="00E23C18" w:rsidRPr="00BC144D" w:rsidRDefault="00E23C18" w:rsidP="00773A9F">
            <w:pPr>
              <w:spacing w:line="360" w:lineRule="auto"/>
              <w:jc w:val="center"/>
              <w:rPr>
                <w:rFonts w:ascii="Times New Roman" w:hAnsi="Times New Roman" w:cs="Times New Roman"/>
                <w:sz w:val="26"/>
                <w:szCs w:val="26"/>
              </w:rPr>
            </w:pPr>
          </w:p>
          <w:p w14:paraId="50A83633" w14:textId="663001E1" w:rsidR="00E73A23" w:rsidRPr="00E23C18" w:rsidRDefault="00E23C18" w:rsidP="00773A9F">
            <w:pPr>
              <w:spacing w:line="360" w:lineRule="auto"/>
              <w:jc w:val="center"/>
              <w:rPr>
                <w:rFonts w:ascii="Times New Roman" w:hAnsi="Times New Roman" w:cs="Times New Roman"/>
                <w:color w:val="4472C4" w:themeColor="accent1"/>
                <w:sz w:val="26"/>
                <w:szCs w:val="26"/>
                <w:lang w:val="en-US"/>
              </w:rPr>
            </w:pPr>
            <w:r w:rsidRPr="00E23C18">
              <w:rPr>
                <w:rFonts w:ascii="Times New Roman" w:hAnsi="Times New Roman" w:cs="Times New Roman"/>
                <w:sz w:val="26"/>
                <w:szCs w:val="26"/>
                <w:lang w:val="en-US"/>
              </w:rPr>
              <w:t>X</w:t>
            </w:r>
          </w:p>
        </w:tc>
      </w:tr>
      <w:tr w:rsidR="00210118" w14:paraId="458449F9" w14:textId="5736A725" w:rsidTr="00210118">
        <w:trPr>
          <w:trHeight w:val="989"/>
        </w:trPr>
        <w:tc>
          <w:tcPr>
            <w:tcW w:w="2790" w:type="dxa"/>
            <w:shd w:val="clear" w:color="auto" w:fill="BDD6EE" w:themeFill="accent5" w:themeFillTint="66"/>
          </w:tcPr>
          <w:p w14:paraId="644D9D54" w14:textId="77777777" w:rsidR="00870D45" w:rsidRPr="00BC144D" w:rsidRDefault="00870D45" w:rsidP="00773A9F">
            <w:pPr>
              <w:spacing w:line="360" w:lineRule="auto"/>
              <w:rPr>
                <w:rFonts w:ascii="Times New Roman" w:hAnsi="Times New Roman" w:cs="Times New Roman"/>
                <w:sz w:val="26"/>
                <w:szCs w:val="26"/>
              </w:rPr>
            </w:pPr>
          </w:p>
          <w:p w14:paraId="53E44D6A" w14:textId="203675B0" w:rsidR="00E73A23" w:rsidRPr="00BC144D" w:rsidRDefault="00870D45" w:rsidP="00773A9F">
            <w:pPr>
              <w:spacing w:line="360" w:lineRule="auto"/>
              <w:rPr>
                <w:rFonts w:ascii="Times New Roman" w:hAnsi="Times New Roman" w:cs="Times New Roman"/>
                <w:color w:val="4472C4" w:themeColor="accent1"/>
                <w:sz w:val="26"/>
                <w:szCs w:val="26"/>
              </w:rPr>
            </w:pPr>
            <w:r w:rsidRPr="00BC144D">
              <w:rPr>
                <w:rFonts w:ascii="Times New Roman" w:hAnsi="Times New Roman" w:cs="Times New Roman"/>
                <w:sz w:val="26"/>
                <w:szCs w:val="26"/>
              </w:rPr>
              <w:t>Tìm hiểu và sử dụng R</w:t>
            </w:r>
          </w:p>
        </w:tc>
        <w:tc>
          <w:tcPr>
            <w:tcW w:w="2700" w:type="dxa"/>
            <w:shd w:val="clear" w:color="auto" w:fill="BDD6EE" w:themeFill="accent5" w:themeFillTint="66"/>
          </w:tcPr>
          <w:p w14:paraId="787AB9FD" w14:textId="77777777" w:rsidR="00E73A23" w:rsidRDefault="00E73A23" w:rsidP="00773A9F">
            <w:pPr>
              <w:spacing w:line="360" w:lineRule="auto"/>
              <w:rPr>
                <w:rFonts w:ascii="Times New Roman" w:hAnsi="Times New Roman" w:cs="Times New Roman"/>
                <w:b/>
                <w:bCs/>
                <w:color w:val="4472C4" w:themeColor="accent1"/>
                <w:sz w:val="32"/>
                <w:szCs w:val="32"/>
              </w:rPr>
            </w:pPr>
          </w:p>
        </w:tc>
        <w:tc>
          <w:tcPr>
            <w:tcW w:w="2790" w:type="dxa"/>
            <w:shd w:val="clear" w:color="auto" w:fill="BDD6EE" w:themeFill="accent5" w:themeFillTint="66"/>
          </w:tcPr>
          <w:p w14:paraId="1838C089" w14:textId="77777777" w:rsidR="00870D45" w:rsidRPr="00BC144D" w:rsidRDefault="00870D45" w:rsidP="00773A9F">
            <w:pPr>
              <w:spacing w:line="360" w:lineRule="auto"/>
              <w:jc w:val="center"/>
              <w:rPr>
                <w:rFonts w:ascii="Times New Roman" w:hAnsi="Times New Roman" w:cs="Times New Roman"/>
                <w:sz w:val="26"/>
                <w:szCs w:val="26"/>
              </w:rPr>
            </w:pPr>
          </w:p>
          <w:p w14:paraId="173E20FD" w14:textId="0AE1EC73" w:rsidR="00E73A23" w:rsidRPr="00870D45" w:rsidRDefault="00870D45" w:rsidP="00773A9F">
            <w:pPr>
              <w:spacing w:line="360" w:lineRule="auto"/>
              <w:jc w:val="center"/>
              <w:rPr>
                <w:rFonts w:ascii="Times New Roman" w:hAnsi="Times New Roman" w:cs="Times New Roman"/>
                <w:color w:val="4472C4" w:themeColor="accent1"/>
                <w:sz w:val="26"/>
                <w:szCs w:val="26"/>
                <w:lang w:val="en-US"/>
              </w:rPr>
            </w:pPr>
            <w:r w:rsidRPr="00870D45">
              <w:rPr>
                <w:rFonts w:ascii="Times New Roman" w:hAnsi="Times New Roman" w:cs="Times New Roman"/>
                <w:sz w:val="26"/>
                <w:szCs w:val="26"/>
                <w:lang w:val="en-US"/>
              </w:rPr>
              <w:t>X</w:t>
            </w:r>
          </w:p>
        </w:tc>
        <w:tc>
          <w:tcPr>
            <w:tcW w:w="2250" w:type="dxa"/>
            <w:shd w:val="clear" w:color="auto" w:fill="BDD6EE" w:themeFill="accent5" w:themeFillTint="66"/>
          </w:tcPr>
          <w:p w14:paraId="66B70B55" w14:textId="77777777" w:rsidR="00E73A23" w:rsidRDefault="00E73A23" w:rsidP="00773A9F">
            <w:pPr>
              <w:spacing w:line="360" w:lineRule="auto"/>
              <w:rPr>
                <w:rFonts w:ascii="Times New Roman" w:hAnsi="Times New Roman" w:cs="Times New Roman"/>
                <w:b/>
                <w:bCs/>
                <w:color w:val="4472C4" w:themeColor="accent1"/>
                <w:sz w:val="32"/>
                <w:szCs w:val="32"/>
              </w:rPr>
            </w:pPr>
          </w:p>
        </w:tc>
      </w:tr>
      <w:tr w:rsidR="00E73A23" w14:paraId="156D7763" w14:textId="4E241FA0" w:rsidTr="00210118">
        <w:trPr>
          <w:trHeight w:val="980"/>
        </w:trPr>
        <w:tc>
          <w:tcPr>
            <w:tcW w:w="2790" w:type="dxa"/>
          </w:tcPr>
          <w:p w14:paraId="7F16BAE8" w14:textId="7465390E" w:rsidR="00E73A23" w:rsidRPr="00BC144D" w:rsidRDefault="00870D45" w:rsidP="00773A9F">
            <w:pPr>
              <w:spacing w:line="360" w:lineRule="auto"/>
              <w:rPr>
                <w:rFonts w:ascii="Times New Roman" w:hAnsi="Times New Roman" w:cs="Times New Roman"/>
                <w:color w:val="4472C4" w:themeColor="accent1"/>
                <w:sz w:val="26"/>
                <w:szCs w:val="26"/>
              </w:rPr>
            </w:pPr>
            <w:r w:rsidRPr="00BC144D">
              <w:rPr>
                <w:rFonts w:ascii="Times New Roman" w:hAnsi="Times New Roman" w:cs="Times New Roman"/>
                <w:sz w:val="26"/>
                <w:szCs w:val="26"/>
              </w:rPr>
              <w:t>Tìm hiểu và sử dụng Python</w:t>
            </w:r>
          </w:p>
        </w:tc>
        <w:tc>
          <w:tcPr>
            <w:tcW w:w="2700" w:type="dxa"/>
          </w:tcPr>
          <w:p w14:paraId="73F1DB5C" w14:textId="77777777" w:rsidR="00870D45" w:rsidRPr="00BC144D" w:rsidRDefault="00870D45" w:rsidP="00773A9F">
            <w:pPr>
              <w:spacing w:line="360" w:lineRule="auto"/>
              <w:jc w:val="center"/>
              <w:rPr>
                <w:rFonts w:ascii="Times New Roman" w:hAnsi="Times New Roman" w:cs="Times New Roman"/>
                <w:sz w:val="26"/>
                <w:szCs w:val="26"/>
              </w:rPr>
            </w:pPr>
          </w:p>
          <w:p w14:paraId="260D543D" w14:textId="51C7AAD7" w:rsidR="00E73A23" w:rsidRPr="00870D45" w:rsidRDefault="00870D45" w:rsidP="00773A9F">
            <w:pPr>
              <w:spacing w:line="360" w:lineRule="auto"/>
              <w:jc w:val="center"/>
              <w:rPr>
                <w:rFonts w:ascii="Times New Roman" w:hAnsi="Times New Roman" w:cs="Times New Roman"/>
                <w:color w:val="4472C4" w:themeColor="accent1"/>
                <w:sz w:val="26"/>
                <w:szCs w:val="26"/>
                <w:lang w:val="en-US"/>
              </w:rPr>
            </w:pPr>
            <w:r w:rsidRPr="00870D45">
              <w:rPr>
                <w:rFonts w:ascii="Times New Roman" w:hAnsi="Times New Roman" w:cs="Times New Roman"/>
                <w:sz w:val="26"/>
                <w:szCs w:val="26"/>
                <w:lang w:val="en-US"/>
              </w:rPr>
              <w:t>X</w:t>
            </w:r>
          </w:p>
        </w:tc>
        <w:tc>
          <w:tcPr>
            <w:tcW w:w="2790" w:type="dxa"/>
          </w:tcPr>
          <w:p w14:paraId="686568AC" w14:textId="77777777" w:rsidR="00E73A23" w:rsidRDefault="00E73A23" w:rsidP="00773A9F">
            <w:pPr>
              <w:spacing w:line="360" w:lineRule="auto"/>
              <w:rPr>
                <w:rFonts w:ascii="Times New Roman" w:hAnsi="Times New Roman" w:cs="Times New Roman"/>
                <w:b/>
                <w:bCs/>
                <w:color w:val="4472C4" w:themeColor="accent1"/>
                <w:sz w:val="32"/>
                <w:szCs w:val="32"/>
              </w:rPr>
            </w:pPr>
          </w:p>
        </w:tc>
        <w:tc>
          <w:tcPr>
            <w:tcW w:w="2250" w:type="dxa"/>
          </w:tcPr>
          <w:p w14:paraId="5ADE0B20" w14:textId="77777777" w:rsidR="00E73A23" w:rsidRDefault="00E73A23" w:rsidP="00773A9F">
            <w:pPr>
              <w:spacing w:line="360" w:lineRule="auto"/>
              <w:rPr>
                <w:rFonts w:ascii="Times New Roman" w:hAnsi="Times New Roman" w:cs="Times New Roman"/>
                <w:b/>
                <w:bCs/>
                <w:color w:val="4472C4" w:themeColor="accent1"/>
                <w:sz w:val="32"/>
                <w:szCs w:val="32"/>
              </w:rPr>
            </w:pPr>
          </w:p>
        </w:tc>
      </w:tr>
      <w:tr w:rsidR="00210118" w14:paraId="53C8F8B4" w14:textId="16F02664" w:rsidTr="00210118">
        <w:trPr>
          <w:trHeight w:val="890"/>
        </w:trPr>
        <w:tc>
          <w:tcPr>
            <w:tcW w:w="2790" w:type="dxa"/>
            <w:shd w:val="clear" w:color="auto" w:fill="BDD6EE" w:themeFill="accent5" w:themeFillTint="66"/>
          </w:tcPr>
          <w:p w14:paraId="2389CFD5" w14:textId="32EE98C8" w:rsidR="00E73A23" w:rsidRPr="00EB508F" w:rsidRDefault="00852543" w:rsidP="00773A9F">
            <w:pPr>
              <w:spacing w:line="360" w:lineRule="auto"/>
              <w:rPr>
                <w:rFonts w:ascii="Times New Roman" w:hAnsi="Times New Roman" w:cs="Times New Roman"/>
                <w:color w:val="4472C4" w:themeColor="accent1"/>
                <w:sz w:val="26"/>
                <w:szCs w:val="26"/>
              </w:rPr>
            </w:pPr>
            <w:r w:rsidRPr="00EB508F">
              <w:rPr>
                <w:rFonts w:ascii="Times New Roman" w:hAnsi="Times New Roman" w:cs="Times New Roman"/>
                <w:sz w:val="26"/>
                <w:szCs w:val="26"/>
              </w:rPr>
              <w:t xml:space="preserve">Làm bài tập </w:t>
            </w:r>
            <w:r w:rsidR="007445AA" w:rsidRPr="00EB508F">
              <w:rPr>
                <w:rFonts w:ascii="Times New Roman" w:hAnsi="Times New Roman" w:cs="Times New Roman"/>
                <w:sz w:val="26"/>
                <w:szCs w:val="26"/>
              </w:rPr>
              <w:t xml:space="preserve">2 </w:t>
            </w:r>
            <w:r w:rsidR="00083B12">
              <w:rPr>
                <w:rFonts w:ascii="Times New Roman" w:hAnsi="Times New Roman" w:cs="Times New Roman"/>
                <w:sz w:val="26"/>
                <w:szCs w:val="26"/>
                <w:lang w:val="en-US"/>
              </w:rPr>
              <w:t xml:space="preserve">a, </w:t>
            </w:r>
            <w:r w:rsidR="00F9088C" w:rsidRPr="00EB508F">
              <w:rPr>
                <w:rFonts w:ascii="Times New Roman" w:hAnsi="Times New Roman" w:cs="Times New Roman"/>
                <w:sz w:val="26"/>
                <w:szCs w:val="26"/>
              </w:rPr>
              <w:t>b,</w:t>
            </w:r>
            <w:r w:rsidR="00094F5E" w:rsidRPr="00EB508F">
              <w:rPr>
                <w:rFonts w:ascii="Times New Roman" w:hAnsi="Times New Roman" w:cs="Times New Roman"/>
                <w:sz w:val="26"/>
                <w:szCs w:val="26"/>
              </w:rPr>
              <w:t>c,d,e,f</w:t>
            </w:r>
            <w:r w:rsidR="007445AA" w:rsidRPr="00EB508F">
              <w:rPr>
                <w:rFonts w:ascii="Times New Roman" w:hAnsi="Times New Roman" w:cs="Times New Roman"/>
                <w:sz w:val="26"/>
                <w:szCs w:val="26"/>
              </w:rPr>
              <w:t>,g</w:t>
            </w:r>
            <w:r w:rsidRPr="00EB508F">
              <w:rPr>
                <w:rFonts w:ascii="Times New Roman" w:hAnsi="Times New Roman" w:cs="Times New Roman"/>
                <w:sz w:val="26"/>
                <w:szCs w:val="26"/>
              </w:rPr>
              <w:t xml:space="preserve"> (Sử dụng Excel)</w:t>
            </w:r>
          </w:p>
        </w:tc>
        <w:tc>
          <w:tcPr>
            <w:tcW w:w="2700" w:type="dxa"/>
            <w:shd w:val="clear" w:color="auto" w:fill="BDD6EE" w:themeFill="accent5" w:themeFillTint="66"/>
          </w:tcPr>
          <w:p w14:paraId="78F6E110" w14:textId="77777777" w:rsidR="00E73A23" w:rsidRDefault="00E73A23" w:rsidP="00773A9F">
            <w:pPr>
              <w:spacing w:line="360" w:lineRule="auto"/>
              <w:rPr>
                <w:rFonts w:ascii="Times New Roman" w:hAnsi="Times New Roman" w:cs="Times New Roman"/>
                <w:b/>
                <w:bCs/>
                <w:color w:val="4472C4" w:themeColor="accent1"/>
                <w:sz w:val="32"/>
                <w:szCs w:val="32"/>
              </w:rPr>
            </w:pPr>
          </w:p>
        </w:tc>
        <w:tc>
          <w:tcPr>
            <w:tcW w:w="2790" w:type="dxa"/>
            <w:shd w:val="clear" w:color="auto" w:fill="BDD6EE" w:themeFill="accent5" w:themeFillTint="66"/>
          </w:tcPr>
          <w:p w14:paraId="322515FA" w14:textId="77777777" w:rsidR="00E73A23" w:rsidRDefault="00E73A23" w:rsidP="00773A9F">
            <w:pPr>
              <w:spacing w:line="360" w:lineRule="auto"/>
              <w:rPr>
                <w:rFonts w:ascii="Times New Roman" w:hAnsi="Times New Roman" w:cs="Times New Roman"/>
                <w:b/>
                <w:bCs/>
                <w:color w:val="4472C4" w:themeColor="accent1"/>
                <w:sz w:val="32"/>
                <w:szCs w:val="32"/>
              </w:rPr>
            </w:pPr>
          </w:p>
        </w:tc>
        <w:tc>
          <w:tcPr>
            <w:tcW w:w="2250" w:type="dxa"/>
            <w:shd w:val="clear" w:color="auto" w:fill="BDD6EE" w:themeFill="accent5" w:themeFillTint="66"/>
          </w:tcPr>
          <w:p w14:paraId="47963062" w14:textId="77777777" w:rsidR="0019669D" w:rsidRPr="00EB508F" w:rsidRDefault="0019669D" w:rsidP="00773A9F">
            <w:pPr>
              <w:spacing w:line="360" w:lineRule="auto"/>
              <w:jc w:val="center"/>
              <w:rPr>
                <w:rFonts w:ascii="Times New Roman" w:hAnsi="Times New Roman" w:cs="Times New Roman"/>
                <w:sz w:val="26"/>
                <w:szCs w:val="26"/>
              </w:rPr>
            </w:pPr>
          </w:p>
          <w:p w14:paraId="15FD830D" w14:textId="517D1B89" w:rsidR="00E73A23" w:rsidRPr="0019669D" w:rsidRDefault="0019669D" w:rsidP="00773A9F">
            <w:pPr>
              <w:spacing w:line="360" w:lineRule="auto"/>
              <w:jc w:val="center"/>
              <w:rPr>
                <w:rFonts w:ascii="Times New Roman" w:hAnsi="Times New Roman" w:cs="Times New Roman"/>
                <w:color w:val="4472C4" w:themeColor="accent1"/>
                <w:sz w:val="26"/>
                <w:szCs w:val="26"/>
                <w:lang w:val="en-US"/>
              </w:rPr>
            </w:pPr>
            <w:r w:rsidRPr="0019669D">
              <w:rPr>
                <w:rFonts w:ascii="Times New Roman" w:hAnsi="Times New Roman" w:cs="Times New Roman"/>
                <w:sz w:val="26"/>
                <w:szCs w:val="26"/>
                <w:lang w:val="en-US"/>
              </w:rPr>
              <w:t>X</w:t>
            </w:r>
          </w:p>
        </w:tc>
      </w:tr>
      <w:tr w:rsidR="00E73A23" w14:paraId="314BAD5B" w14:textId="0E118ED2" w:rsidTr="00210118">
        <w:trPr>
          <w:trHeight w:val="980"/>
        </w:trPr>
        <w:tc>
          <w:tcPr>
            <w:tcW w:w="2790" w:type="dxa"/>
          </w:tcPr>
          <w:p w14:paraId="5FF9E5E8" w14:textId="2AD4F9E0" w:rsidR="00E73A23" w:rsidRPr="00EB508F" w:rsidRDefault="001C431F" w:rsidP="00773A9F">
            <w:pPr>
              <w:spacing w:line="360" w:lineRule="auto"/>
              <w:rPr>
                <w:rFonts w:ascii="Times New Roman" w:hAnsi="Times New Roman" w:cs="Times New Roman"/>
                <w:sz w:val="26"/>
                <w:szCs w:val="26"/>
              </w:rPr>
            </w:pPr>
            <w:r w:rsidRPr="00EB508F">
              <w:rPr>
                <w:rFonts w:ascii="Times New Roman" w:hAnsi="Times New Roman" w:cs="Times New Roman"/>
                <w:sz w:val="26"/>
                <w:szCs w:val="26"/>
              </w:rPr>
              <w:t xml:space="preserve">Làm bài tập </w:t>
            </w:r>
            <w:r w:rsidR="007445AA" w:rsidRPr="00EB508F">
              <w:rPr>
                <w:rFonts w:ascii="Times New Roman" w:hAnsi="Times New Roman" w:cs="Times New Roman"/>
                <w:sz w:val="26"/>
                <w:szCs w:val="26"/>
              </w:rPr>
              <w:t xml:space="preserve">2 </w:t>
            </w:r>
            <w:r w:rsidR="00083B12" w:rsidRPr="00592709">
              <w:rPr>
                <w:rFonts w:ascii="Times New Roman" w:hAnsi="Times New Roman" w:cs="Times New Roman"/>
                <w:sz w:val="26"/>
                <w:szCs w:val="26"/>
              </w:rPr>
              <w:t xml:space="preserve">a, </w:t>
            </w:r>
            <w:r w:rsidR="007445AA" w:rsidRPr="00EB508F">
              <w:rPr>
                <w:rFonts w:ascii="Times New Roman" w:hAnsi="Times New Roman" w:cs="Times New Roman"/>
                <w:sz w:val="26"/>
                <w:szCs w:val="26"/>
              </w:rPr>
              <w:t xml:space="preserve">b,c,d,e,f,g </w:t>
            </w:r>
            <w:r w:rsidRPr="00EB508F">
              <w:rPr>
                <w:rFonts w:ascii="Times New Roman" w:hAnsi="Times New Roman" w:cs="Times New Roman"/>
                <w:sz w:val="26"/>
                <w:szCs w:val="26"/>
              </w:rPr>
              <w:t>(Sử dụng R)</w:t>
            </w:r>
          </w:p>
        </w:tc>
        <w:tc>
          <w:tcPr>
            <w:tcW w:w="2700" w:type="dxa"/>
          </w:tcPr>
          <w:p w14:paraId="10F5F14A" w14:textId="77777777" w:rsidR="00E73A23" w:rsidRPr="001C431F" w:rsidRDefault="00E73A23" w:rsidP="00773A9F">
            <w:pPr>
              <w:spacing w:line="360" w:lineRule="auto"/>
              <w:rPr>
                <w:rFonts w:ascii="Times New Roman" w:hAnsi="Times New Roman" w:cs="Times New Roman"/>
                <w:sz w:val="26"/>
                <w:szCs w:val="26"/>
              </w:rPr>
            </w:pPr>
          </w:p>
        </w:tc>
        <w:tc>
          <w:tcPr>
            <w:tcW w:w="2790" w:type="dxa"/>
          </w:tcPr>
          <w:p w14:paraId="604D5DF8" w14:textId="77777777" w:rsidR="001C431F" w:rsidRPr="00EB508F" w:rsidRDefault="001C431F" w:rsidP="00773A9F">
            <w:pPr>
              <w:spacing w:line="360" w:lineRule="auto"/>
              <w:jc w:val="center"/>
              <w:rPr>
                <w:rFonts w:ascii="Times New Roman" w:hAnsi="Times New Roman" w:cs="Times New Roman"/>
                <w:sz w:val="26"/>
                <w:szCs w:val="26"/>
              </w:rPr>
            </w:pPr>
          </w:p>
          <w:p w14:paraId="46366EF6" w14:textId="12F51C5A" w:rsidR="00E73A23" w:rsidRPr="001C431F" w:rsidRDefault="001C431F" w:rsidP="00773A9F">
            <w:pPr>
              <w:spacing w:line="360" w:lineRule="auto"/>
              <w:jc w:val="center"/>
              <w:rPr>
                <w:rFonts w:ascii="Times New Roman" w:hAnsi="Times New Roman" w:cs="Times New Roman"/>
                <w:sz w:val="26"/>
                <w:szCs w:val="26"/>
                <w:lang w:val="en-US"/>
              </w:rPr>
            </w:pPr>
            <w:r w:rsidRPr="001C431F">
              <w:rPr>
                <w:rFonts w:ascii="Times New Roman" w:hAnsi="Times New Roman" w:cs="Times New Roman"/>
                <w:sz w:val="26"/>
                <w:szCs w:val="26"/>
                <w:lang w:val="en-US"/>
              </w:rPr>
              <w:t>X</w:t>
            </w:r>
          </w:p>
        </w:tc>
        <w:tc>
          <w:tcPr>
            <w:tcW w:w="2250" w:type="dxa"/>
          </w:tcPr>
          <w:p w14:paraId="52A0C9B5" w14:textId="77777777" w:rsidR="00E73A23" w:rsidRDefault="00E73A23" w:rsidP="00773A9F">
            <w:pPr>
              <w:spacing w:line="360" w:lineRule="auto"/>
              <w:rPr>
                <w:rFonts w:ascii="Times New Roman" w:hAnsi="Times New Roman" w:cs="Times New Roman"/>
                <w:b/>
                <w:bCs/>
                <w:color w:val="4472C4" w:themeColor="accent1"/>
                <w:sz w:val="32"/>
                <w:szCs w:val="32"/>
              </w:rPr>
            </w:pPr>
          </w:p>
        </w:tc>
      </w:tr>
      <w:tr w:rsidR="001C431F" w14:paraId="454E2C97" w14:textId="77777777" w:rsidTr="00210118">
        <w:trPr>
          <w:trHeight w:val="980"/>
        </w:trPr>
        <w:tc>
          <w:tcPr>
            <w:tcW w:w="2790" w:type="dxa"/>
            <w:shd w:val="clear" w:color="auto" w:fill="BDD6EE" w:themeFill="accent5" w:themeFillTint="66"/>
          </w:tcPr>
          <w:p w14:paraId="7028DF91" w14:textId="3E0E8B7F" w:rsidR="001C431F" w:rsidRPr="00EB508F" w:rsidRDefault="001C431F" w:rsidP="00773A9F">
            <w:pPr>
              <w:spacing w:line="360" w:lineRule="auto"/>
              <w:rPr>
                <w:rFonts w:ascii="Times New Roman" w:hAnsi="Times New Roman" w:cs="Times New Roman"/>
                <w:sz w:val="26"/>
                <w:szCs w:val="26"/>
              </w:rPr>
            </w:pPr>
            <w:r w:rsidRPr="00EB508F">
              <w:rPr>
                <w:rFonts w:ascii="Times New Roman" w:hAnsi="Times New Roman" w:cs="Times New Roman"/>
                <w:sz w:val="26"/>
                <w:szCs w:val="26"/>
              </w:rPr>
              <w:lastRenderedPageBreak/>
              <w:t xml:space="preserve">Làm bài tập </w:t>
            </w:r>
            <w:r w:rsidR="007445AA" w:rsidRPr="00EB508F">
              <w:rPr>
                <w:rFonts w:ascii="Times New Roman" w:hAnsi="Times New Roman" w:cs="Times New Roman"/>
                <w:sz w:val="26"/>
                <w:szCs w:val="26"/>
              </w:rPr>
              <w:t xml:space="preserve">2 </w:t>
            </w:r>
            <w:r w:rsidR="00083B12" w:rsidRPr="00592709">
              <w:rPr>
                <w:rFonts w:ascii="Times New Roman" w:hAnsi="Times New Roman" w:cs="Times New Roman"/>
                <w:sz w:val="26"/>
                <w:szCs w:val="26"/>
              </w:rPr>
              <w:t xml:space="preserve">a, </w:t>
            </w:r>
            <w:r w:rsidR="007445AA" w:rsidRPr="00EB508F">
              <w:rPr>
                <w:rFonts w:ascii="Times New Roman" w:hAnsi="Times New Roman" w:cs="Times New Roman"/>
                <w:sz w:val="26"/>
                <w:szCs w:val="26"/>
              </w:rPr>
              <w:t xml:space="preserve">b,c,d,e,f,g </w:t>
            </w:r>
            <w:r w:rsidRPr="00EB508F">
              <w:rPr>
                <w:rFonts w:ascii="Times New Roman" w:hAnsi="Times New Roman" w:cs="Times New Roman"/>
                <w:sz w:val="26"/>
                <w:szCs w:val="26"/>
              </w:rPr>
              <w:t>(Sử dụng Python)</w:t>
            </w:r>
          </w:p>
        </w:tc>
        <w:tc>
          <w:tcPr>
            <w:tcW w:w="2700" w:type="dxa"/>
            <w:shd w:val="clear" w:color="auto" w:fill="BDD6EE" w:themeFill="accent5" w:themeFillTint="66"/>
          </w:tcPr>
          <w:p w14:paraId="4A10B987" w14:textId="77777777" w:rsidR="001C431F" w:rsidRPr="00EB508F" w:rsidRDefault="001C431F" w:rsidP="00773A9F">
            <w:pPr>
              <w:spacing w:line="360" w:lineRule="auto"/>
              <w:jc w:val="center"/>
              <w:rPr>
                <w:rFonts w:ascii="Times New Roman" w:hAnsi="Times New Roman" w:cs="Times New Roman"/>
                <w:sz w:val="26"/>
                <w:szCs w:val="26"/>
              </w:rPr>
            </w:pPr>
          </w:p>
          <w:p w14:paraId="6B15AC1E" w14:textId="5BFB12E5" w:rsidR="001C431F" w:rsidRPr="001C431F" w:rsidRDefault="001C431F" w:rsidP="00773A9F">
            <w:pPr>
              <w:spacing w:line="360" w:lineRule="auto"/>
              <w:jc w:val="center"/>
              <w:rPr>
                <w:rFonts w:ascii="Times New Roman" w:hAnsi="Times New Roman" w:cs="Times New Roman"/>
                <w:sz w:val="26"/>
                <w:szCs w:val="26"/>
                <w:lang w:val="en-US"/>
              </w:rPr>
            </w:pPr>
            <w:r>
              <w:rPr>
                <w:rFonts w:ascii="Times New Roman" w:hAnsi="Times New Roman" w:cs="Times New Roman"/>
                <w:sz w:val="26"/>
                <w:szCs w:val="26"/>
                <w:lang w:val="en-US"/>
              </w:rPr>
              <w:t>X</w:t>
            </w:r>
          </w:p>
        </w:tc>
        <w:tc>
          <w:tcPr>
            <w:tcW w:w="2790" w:type="dxa"/>
            <w:shd w:val="clear" w:color="auto" w:fill="BDD6EE" w:themeFill="accent5" w:themeFillTint="66"/>
          </w:tcPr>
          <w:p w14:paraId="3978F136" w14:textId="77777777" w:rsidR="001C431F" w:rsidRDefault="001C431F" w:rsidP="00773A9F">
            <w:pPr>
              <w:spacing w:line="360" w:lineRule="auto"/>
              <w:jc w:val="center"/>
              <w:rPr>
                <w:rFonts w:ascii="Times New Roman" w:hAnsi="Times New Roman" w:cs="Times New Roman"/>
                <w:sz w:val="26"/>
                <w:szCs w:val="26"/>
                <w:lang w:val="en-US"/>
              </w:rPr>
            </w:pPr>
          </w:p>
        </w:tc>
        <w:tc>
          <w:tcPr>
            <w:tcW w:w="2250" w:type="dxa"/>
            <w:shd w:val="clear" w:color="auto" w:fill="BDD6EE" w:themeFill="accent5" w:themeFillTint="66"/>
          </w:tcPr>
          <w:p w14:paraId="6FCA7743" w14:textId="77777777" w:rsidR="001C431F" w:rsidRDefault="001C431F" w:rsidP="00773A9F">
            <w:pPr>
              <w:spacing w:line="360" w:lineRule="auto"/>
              <w:rPr>
                <w:rFonts w:ascii="Times New Roman" w:hAnsi="Times New Roman" w:cs="Times New Roman"/>
                <w:b/>
                <w:bCs/>
                <w:color w:val="4472C4" w:themeColor="accent1"/>
                <w:sz w:val="32"/>
                <w:szCs w:val="32"/>
              </w:rPr>
            </w:pPr>
          </w:p>
        </w:tc>
      </w:tr>
    </w:tbl>
    <w:p w14:paraId="552A8A55" w14:textId="77777777" w:rsidR="00166432" w:rsidRDefault="00166432" w:rsidP="00773A9F">
      <w:pPr>
        <w:spacing w:line="360" w:lineRule="auto"/>
        <w:rPr>
          <w:rFonts w:ascii="Times New Roman" w:hAnsi="Times New Roman" w:cs="Times New Roman"/>
          <w:b/>
          <w:bCs/>
          <w:color w:val="4472C4" w:themeColor="accent1"/>
          <w:sz w:val="32"/>
          <w:szCs w:val="32"/>
        </w:rPr>
      </w:pPr>
    </w:p>
    <w:p w14:paraId="2783142C" w14:textId="54FFE8E0" w:rsidR="00210118" w:rsidRDefault="00202EEF" w:rsidP="00773A9F">
      <w:pPr>
        <w:pStyle w:val="ListParagraph"/>
        <w:numPr>
          <w:ilvl w:val="0"/>
          <w:numId w:val="1"/>
        </w:numPr>
        <w:spacing w:line="360" w:lineRule="auto"/>
        <w:ind w:left="180" w:hanging="180"/>
        <w:outlineLvl w:val="0"/>
        <w:rPr>
          <w:rFonts w:ascii="Times New Roman" w:hAnsi="Times New Roman" w:cs="Times New Roman"/>
          <w:b/>
          <w:bCs/>
          <w:color w:val="4472C4" w:themeColor="accent1"/>
          <w:sz w:val="32"/>
          <w:szCs w:val="32"/>
        </w:rPr>
      </w:pPr>
      <w:bookmarkStart w:id="32" w:name="_Toc99052365"/>
      <w:proofErr w:type="spellStart"/>
      <w:r>
        <w:rPr>
          <w:rFonts w:ascii="Times New Roman" w:hAnsi="Times New Roman" w:cs="Times New Roman"/>
          <w:b/>
          <w:bCs/>
          <w:color w:val="4472C4" w:themeColor="accent1"/>
          <w:sz w:val="32"/>
          <w:szCs w:val="32"/>
        </w:rPr>
        <w:t>Tài</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liệu</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tham</w:t>
      </w:r>
      <w:proofErr w:type="spellEnd"/>
      <w:r>
        <w:rPr>
          <w:rFonts w:ascii="Times New Roman" w:hAnsi="Times New Roman" w:cs="Times New Roman"/>
          <w:b/>
          <w:bCs/>
          <w:color w:val="4472C4" w:themeColor="accent1"/>
          <w:sz w:val="32"/>
          <w:szCs w:val="32"/>
        </w:rPr>
        <w:t xml:space="preserve"> </w:t>
      </w:r>
      <w:proofErr w:type="spellStart"/>
      <w:r>
        <w:rPr>
          <w:rFonts w:ascii="Times New Roman" w:hAnsi="Times New Roman" w:cs="Times New Roman"/>
          <w:b/>
          <w:bCs/>
          <w:color w:val="4472C4" w:themeColor="accent1"/>
          <w:sz w:val="32"/>
          <w:szCs w:val="32"/>
        </w:rPr>
        <w:t>khảo</w:t>
      </w:r>
      <w:bookmarkEnd w:id="32"/>
      <w:proofErr w:type="spellEnd"/>
    </w:p>
    <w:p w14:paraId="09075FFC" w14:textId="403CE37F" w:rsidR="001C14A6" w:rsidRDefault="00465324" w:rsidP="00773A9F">
      <w:pPr>
        <w:spacing w:line="360" w:lineRule="auto"/>
        <w:rPr>
          <w:rFonts w:ascii="Times New Roman" w:hAnsi="Times New Roman" w:cs="Times New Roman"/>
          <w:sz w:val="26"/>
          <w:szCs w:val="26"/>
          <w:lang w:val="en-US"/>
        </w:rPr>
      </w:pPr>
      <w:r>
        <w:rPr>
          <w:rFonts w:ascii="Times New Roman" w:hAnsi="Times New Roman" w:cs="Times New Roman"/>
          <w:sz w:val="26"/>
          <w:szCs w:val="26"/>
          <w:lang w:val="en-US"/>
        </w:rPr>
        <w:t>[</w:t>
      </w:r>
      <w:r w:rsidR="0005467F">
        <w:rPr>
          <w:rFonts w:ascii="Times New Roman" w:hAnsi="Times New Roman" w:cs="Times New Roman"/>
          <w:sz w:val="26"/>
          <w:szCs w:val="26"/>
          <w:lang w:val="en-US"/>
        </w:rPr>
        <w:t>1</w:t>
      </w:r>
      <w:r>
        <w:rPr>
          <w:rFonts w:ascii="Times New Roman" w:hAnsi="Times New Roman" w:cs="Times New Roman"/>
          <w:sz w:val="26"/>
          <w:szCs w:val="26"/>
          <w:lang w:val="en-US"/>
        </w:rPr>
        <w:t xml:space="preserve">] </w:t>
      </w:r>
      <w:hyperlink r:id="rId94" w:history="1">
        <w:r w:rsidRPr="000D22DB">
          <w:rPr>
            <w:rStyle w:val="Hyperlink"/>
            <w:rFonts w:ascii="Times New Roman" w:hAnsi="Times New Roman" w:cs="Times New Roman"/>
            <w:sz w:val="26"/>
            <w:szCs w:val="26"/>
            <w:lang w:val="en-US"/>
          </w:rPr>
          <w:t>https://nguyenvantien0405.files.wordpress.com/2018/03/hd_excel_xstk_161223.pdf</w:t>
        </w:r>
      </w:hyperlink>
    </w:p>
    <w:p w14:paraId="777F2F27" w14:textId="07D3F8F3" w:rsidR="0005467F" w:rsidRDefault="00012DDA" w:rsidP="00773A9F">
      <w:pPr>
        <w:spacing w:line="360" w:lineRule="auto"/>
        <w:rPr>
          <w:rStyle w:val="Hyperlink"/>
          <w:rFonts w:ascii="Times New Roman" w:hAnsi="Times New Roman" w:cs="Times New Roman"/>
          <w:sz w:val="26"/>
          <w:szCs w:val="26"/>
          <w:lang w:val="en-US"/>
        </w:rPr>
      </w:pPr>
      <w:r>
        <w:rPr>
          <w:rFonts w:ascii="Times New Roman" w:hAnsi="Times New Roman" w:cs="Times New Roman"/>
          <w:sz w:val="26"/>
          <w:szCs w:val="26"/>
          <w:lang w:val="en-US"/>
        </w:rPr>
        <w:t>[</w:t>
      </w:r>
      <w:r w:rsidR="0005467F">
        <w:rPr>
          <w:rFonts w:ascii="Times New Roman" w:hAnsi="Times New Roman" w:cs="Times New Roman"/>
          <w:sz w:val="26"/>
          <w:szCs w:val="26"/>
          <w:lang w:val="en-US"/>
        </w:rPr>
        <w:t>2</w:t>
      </w:r>
      <w:r>
        <w:rPr>
          <w:rFonts w:ascii="Times New Roman" w:hAnsi="Times New Roman" w:cs="Times New Roman"/>
          <w:sz w:val="26"/>
          <w:szCs w:val="26"/>
          <w:lang w:val="en-US"/>
        </w:rPr>
        <w:t xml:space="preserve">] </w:t>
      </w:r>
      <w:hyperlink r:id="rId95" w:history="1">
        <w:r w:rsidRPr="000D22DB">
          <w:rPr>
            <w:rStyle w:val="Hyperlink"/>
            <w:rFonts w:ascii="Times New Roman" w:hAnsi="Times New Roman" w:cs="Times New Roman"/>
            <w:sz w:val="26"/>
            <w:szCs w:val="26"/>
            <w:lang w:val="en-US"/>
          </w:rPr>
          <w:t>https://corporatefinanceinstitute.com/resources/excel/functions/</w:t>
        </w:r>
      </w:hyperlink>
    </w:p>
    <w:p w14:paraId="127B91E1" w14:textId="32CAE49D" w:rsidR="00BF2E82" w:rsidRDefault="0005467F" w:rsidP="00BF2E82">
      <w:pPr>
        <w:rPr>
          <w:rStyle w:val="Hyperlink"/>
          <w:rFonts w:ascii="Times New Roman" w:hAnsi="Times New Roman" w:cs="Times New Roman"/>
          <w:sz w:val="26"/>
          <w:szCs w:val="26"/>
        </w:rPr>
      </w:pPr>
      <w:r>
        <w:rPr>
          <w:rFonts w:ascii="Times New Roman" w:hAnsi="Times New Roman" w:cs="Times New Roman"/>
          <w:sz w:val="26"/>
          <w:szCs w:val="26"/>
          <w:lang w:val="en-US"/>
        </w:rPr>
        <w:t>[3]</w:t>
      </w:r>
      <w:r w:rsidR="00BF2E82" w:rsidRPr="00C629F3">
        <w:rPr>
          <w:rFonts w:ascii="Times New Roman" w:hAnsi="Times New Roman" w:cs="Times New Roman"/>
          <w:sz w:val="26"/>
          <w:szCs w:val="26"/>
        </w:rPr>
        <w:t xml:space="preserve"> </w:t>
      </w:r>
      <w:hyperlink r:id="rId96" w:history="1">
        <w:r w:rsidR="0064176D" w:rsidRPr="003F4B5D">
          <w:rPr>
            <w:rStyle w:val="Hyperlink"/>
            <w:rFonts w:ascii="Times New Roman" w:hAnsi="Times New Roman" w:cs="Times New Roman"/>
            <w:sz w:val="26"/>
            <w:szCs w:val="26"/>
          </w:rPr>
          <w:t>https://www.statology.org/tukey-kramer-post-hoc-test-excel/</w:t>
        </w:r>
      </w:hyperlink>
    </w:p>
    <w:p w14:paraId="2ABB856B" w14:textId="5BDC6013" w:rsidR="00C72E37" w:rsidRPr="00592709" w:rsidRDefault="00C72E37" w:rsidP="00BF2E82">
      <w:pPr>
        <w:rPr>
          <w:rStyle w:val="Hyperlink"/>
          <w:rFonts w:ascii="Times New Roman" w:hAnsi="Times New Roman" w:cs="Times New Roman"/>
          <w:color w:val="auto"/>
          <w:sz w:val="26"/>
          <w:szCs w:val="26"/>
          <w:u w:val="none"/>
        </w:rPr>
      </w:pPr>
      <w:r w:rsidRPr="00592709">
        <w:rPr>
          <w:rStyle w:val="Hyperlink"/>
          <w:rFonts w:ascii="Times New Roman" w:hAnsi="Times New Roman" w:cs="Times New Roman"/>
          <w:color w:val="auto"/>
          <w:sz w:val="26"/>
          <w:szCs w:val="26"/>
          <w:u w:val="none"/>
        </w:rPr>
        <w:t xml:space="preserve">[4] </w:t>
      </w:r>
      <w:hyperlink r:id="rId97" w:history="1">
        <w:r w:rsidR="00DC2773" w:rsidRPr="00592709">
          <w:rPr>
            <w:rStyle w:val="Hyperlink"/>
            <w:rFonts w:ascii="Times New Roman" w:hAnsi="Times New Roman" w:cs="Times New Roman"/>
            <w:sz w:val="26"/>
            <w:szCs w:val="26"/>
          </w:rPr>
          <w:t>https://docs.scipy.org/doc/scipy/reference/generated/scipy.stats.f_oneway.html</w:t>
        </w:r>
      </w:hyperlink>
    </w:p>
    <w:p w14:paraId="48CA8FDD" w14:textId="0AD59B6C" w:rsidR="00DC2773" w:rsidRPr="00592709" w:rsidRDefault="00DC2773" w:rsidP="00DC2773">
      <w:pPr>
        <w:ind w:right="-90"/>
        <w:rPr>
          <w:rFonts w:ascii="Times New Roman" w:hAnsi="Times New Roman" w:cs="Times New Roman"/>
          <w:sz w:val="26"/>
          <w:szCs w:val="26"/>
        </w:rPr>
      </w:pPr>
      <w:r w:rsidRPr="00592709">
        <w:rPr>
          <w:rStyle w:val="Hyperlink"/>
          <w:rFonts w:ascii="Times New Roman" w:hAnsi="Times New Roman" w:cs="Times New Roman"/>
          <w:color w:val="auto"/>
          <w:sz w:val="26"/>
          <w:szCs w:val="26"/>
          <w:u w:val="none"/>
        </w:rPr>
        <w:t xml:space="preserve">[5] </w:t>
      </w:r>
      <w:hyperlink r:id="rId98" w:history="1">
        <w:r w:rsidR="005210FC" w:rsidRPr="005210FC">
          <w:rPr>
            <w:rStyle w:val="Hyperlink"/>
            <w:rFonts w:ascii="Times New Roman" w:hAnsi="Times New Roman" w:cs="Times New Roman"/>
            <w:sz w:val="26"/>
            <w:szCs w:val="26"/>
          </w:rPr>
          <w:t>https://docs.scipy.org/doc/scipy/reference/generated/scipy.stats.chi2_contingency.html</w:t>
        </w:r>
      </w:hyperlink>
    </w:p>
    <w:p w14:paraId="0F5C33EC" w14:textId="4378C60D" w:rsidR="0064176D" w:rsidRPr="00C629F3" w:rsidRDefault="0064176D" w:rsidP="00BF2E82">
      <w:pPr>
        <w:rPr>
          <w:rFonts w:ascii="Times New Roman" w:hAnsi="Times New Roman" w:cs="Times New Roman"/>
          <w:sz w:val="26"/>
          <w:szCs w:val="26"/>
        </w:rPr>
      </w:pPr>
    </w:p>
    <w:sectPr w:rsidR="0064176D" w:rsidRPr="00C629F3" w:rsidSect="009759E9">
      <w:footerReference w:type="default" r:id="rId9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9D24A" w14:textId="77777777" w:rsidR="009E7C51" w:rsidRDefault="009E7C51" w:rsidP="004561BD">
      <w:pPr>
        <w:spacing w:after="0" w:line="240" w:lineRule="auto"/>
      </w:pPr>
      <w:r>
        <w:separator/>
      </w:r>
    </w:p>
  </w:endnote>
  <w:endnote w:type="continuationSeparator" w:id="0">
    <w:p w14:paraId="7863E8A1" w14:textId="77777777" w:rsidR="009E7C51" w:rsidRDefault="009E7C51" w:rsidP="004561BD">
      <w:pPr>
        <w:spacing w:after="0" w:line="240" w:lineRule="auto"/>
      </w:pPr>
      <w:r>
        <w:continuationSeparator/>
      </w:r>
    </w:p>
  </w:endnote>
  <w:endnote w:type="continuationNotice" w:id="1">
    <w:p w14:paraId="58C73AF2" w14:textId="77777777" w:rsidR="009E7C51" w:rsidRDefault="009E7C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Arial">
    <w:panose1 w:val="020B0604020202020204"/>
    <w:charset w:val="A3"/>
    <w:family w:val="swiss"/>
    <w:pitch w:val="variable"/>
    <w:sig w:usb0="E0002EFF" w:usb1="C000785B"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07B55" w14:textId="57B60E8E" w:rsidR="00AC7AF9" w:rsidRDefault="00AC7AF9" w:rsidP="00AC7AF9">
    <w:pPr>
      <w:pStyle w:val="Footer"/>
      <w:rPr>
        <w:rFonts w:ascii="Times New Roman" w:hAnsi="Times New Roman" w:cs="Times New Roman"/>
        <w:sz w:val="24"/>
        <w:szCs w:val="24"/>
        <w:lang w:val="en-US"/>
      </w:rPr>
    </w:pPr>
    <w:proofErr w:type="spellStart"/>
    <w:r>
      <w:rPr>
        <w:rFonts w:ascii="Times New Roman" w:hAnsi="Times New Roman" w:cs="Times New Roman"/>
        <w:sz w:val="24"/>
        <w:szCs w:val="24"/>
        <w:lang w:val="en-US"/>
      </w:rPr>
      <w:t>Phân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tích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dữ</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liệu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Kinh</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doanh</w:t>
    </w:r>
    <w:proofErr w:type="spellEnd"/>
  </w:p>
  <w:p w14:paraId="1D35CB45" w14:textId="4C0C9713" w:rsidR="00A800E4" w:rsidRPr="00A37DF7" w:rsidRDefault="00AC7AF9">
    <w:pPr>
      <w:pStyle w:val="Footer"/>
      <w:rPr>
        <w:rFonts w:ascii="Times New Roman" w:hAnsi="Times New Roman" w:cs="Times New Roman"/>
        <w:sz w:val="24"/>
        <w:szCs w:val="24"/>
      </w:rPr>
    </w:pPr>
    <w:r>
      <w:rPr>
        <w:rFonts w:ascii="Times New Roman" w:hAnsi="Times New Roman" w:cs="Times New Roman"/>
        <w:sz w:val="24"/>
        <w:szCs w:val="24"/>
        <w:lang w:val="en-US"/>
      </w:rPr>
      <w:t xml:space="preserve">GVHD: </w:t>
    </w:r>
    <w:proofErr w:type="spellStart"/>
    <w:r>
      <w:rPr>
        <w:rFonts w:ascii="Times New Roman" w:hAnsi="Times New Roman" w:cs="Times New Roman"/>
        <w:sz w:val="24"/>
        <w:szCs w:val="24"/>
        <w:lang w:val="en-US"/>
      </w:rPr>
      <w:t>Nguyễn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Đình</w:t>
    </w:r>
    <w:proofErr w:type="spellEnd"/>
    <w:r>
      <w:rPr>
        <w:rFonts w:ascii="Times New Roman" w:hAnsi="Times New Roman" w:cs="Times New Roman"/>
        <w:sz w:val="24"/>
        <w:szCs w:val="24"/>
        <w:lang w:val="en-US"/>
      </w:rPr>
      <w:t xml:space="preserve"> </w:t>
    </w:r>
    <w:proofErr w:type="spellStart"/>
    <w:r w:rsidR="00167D0B">
      <w:rPr>
        <w:rFonts w:ascii="Times New Roman" w:hAnsi="Times New Roman" w:cs="Times New Roman"/>
        <w:sz w:val="24"/>
        <w:szCs w:val="24"/>
        <w:lang w:val="en-US"/>
      </w:rPr>
      <w:t>Thuân</w:t>
    </w:r>
    <w:proofErr w:type="spellEnd"/>
    <w:r>
      <w:rPr>
        <w:rFonts w:ascii="Times New Roman" w:hAnsi="Times New Roman" w:cs="Times New Roman"/>
        <w:sz w:val="24"/>
        <w:szCs w:val="24"/>
        <w:lang w:val="en-US"/>
      </w:rPr>
      <w:tab/>
    </w:r>
    <w:r>
      <w:rPr>
        <w:rFonts w:ascii="Times New Roman" w:hAnsi="Times New Roman" w:cs="Times New Roman"/>
        <w:sz w:val="24"/>
        <w:szCs w:val="24"/>
        <w:lang w:val="en-US"/>
      </w:rPr>
      <w:tab/>
    </w:r>
    <w:r w:rsidR="005C0F69" w:rsidRPr="005C0F69">
      <w:rPr>
        <w:rFonts w:ascii="Times New Roman" w:hAnsi="Times New Roman" w:cs="Times New Roman"/>
        <w:sz w:val="24"/>
        <w:szCs w:val="24"/>
        <w:lang w:val="en-US"/>
      </w:rPr>
      <w:t xml:space="preserve">Trang </w:t>
    </w:r>
    <w:sdt>
      <w:sdtPr>
        <w:rPr>
          <w:rFonts w:ascii="Times New Roman" w:hAnsi="Times New Roman" w:cs="Times New Roman"/>
          <w:sz w:val="24"/>
          <w:szCs w:val="24"/>
        </w:rPr>
        <w:id w:val="-815645217"/>
        <w:docPartObj>
          <w:docPartGallery w:val="Page Numbers (Bottom of Page)"/>
          <w:docPartUnique/>
        </w:docPartObj>
      </w:sdtPr>
      <w:sdtEndPr/>
      <w:sdtContent>
        <w:r w:rsidR="005C0F69" w:rsidRPr="005C0F69">
          <w:rPr>
            <w:rFonts w:ascii="Times New Roman" w:hAnsi="Times New Roman" w:cs="Times New Roman"/>
            <w:sz w:val="24"/>
            <w:szCs w:val="24"/>
          </w:rPr>
          <w:fldChar w:fldCharType="begin"/>
        </w:r>
        <w:r w:rsidR="005C0F69" w:rsidRPr="005C0F69">
          <w:rPr>
            <w:rFonts w:ascii="Times New Roman" w:hAnsi="Times New Roman" w:cs="Times New Roman"/>
            <w:sz w:val="24"/>
            <w:szCs w:val="24"/>
          </w:rPr>
          <w:instrText>PAGE   \* MERGEFORMAT</w:instrText>
        </w:r>
        <w:r w:rsidR="005C0F69" w:rsidRPr="005C0F69">
          <w:rPr>
            <w:rFonts w:ascii="Times New Roman" w:hAnsi="Times New Roman" w:cs="Times New Roman"/>
            <w:sz w:val="24"/>
            <w:szCs w:val="24"/>
          </w:rPr>
          <w:fldChar w:fldCharType="separate"/>
        </w:r>
        <w:r w:rsidR="005C0F69" w:rsidRPr="005C0F69">
          <w:rPr>
            <w:rFonts w:ascii="Times New Roman" w:hAnsi="Times New Roman" w:cs="Times New Roman"/>
            <w:sz w:val="24"/>
            <w:szCs w:val="24"/>
          </w:rPr>
          <w:t>2</w:t>
        </w:r>
        <w:r w:rsidR="005C0F69" w:rsidRPr="005C0F69">
          <w:rPr>
            <w:rFonts w:ascii="Times New Roman" w:hAnsi="Times New Roman" w:cs="Times New Roman"/>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10C33F" w14:textId="77777777" w:rsidR="009E7C51" w:rsidRDefault="009E7C51" w:rsidP="004561BD">
      <w:pPr>
        <w:spacing w:after="0" w:line="240" w:lineRule="auto"/>
      </w:pPr>
      <w:r>
        <w:separator/>
      </w:r>
    </w:p>
  </w:footnote>
  <w:footnote w:type="continuationSeparator" w:id="0">
    <w:p w14:paraId="4B6F447C" w14:textId="77777777" w:rsidR="009E7C51" w:rsidRDefault="009E7C51" w:rsidP="004561BD">
      <w:pPr>
        <w:spacing w:after="0" w:line="240" w:lineRule="auto"/>
      </w:pPr>
      <w:r>
        <w:continuationSeparator/>
      </w:r>
    </w:p>
  </w:footnote>
  <w:footnote w:type="continuationNotice" w:id="1">
    <w:p w14:paraId="3E2A515C" w14:textId="77777777" w:rsidR="009E7C51" w:rsidRDefault="009E7C51">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47808"/>
    <w:multiLevelType w:val="hybridMultilevel"/>
    <w:tmpl w:val="C526DEB2"/>
    <w:lvl w:ilvl="0" w:tplc="0F6E525C">
      <w:start w:val="1"/>
      <w:numFmt w:val="bullet"/>
      <w:lvlText w:val=""/>
      <w:lvlJc w:val="left"/>
      <w:pPr>
        <w:ind w:left="1080" w:hanging="360"/>
      </w:pPr>
      <w:rPr>
        <w:rFonts w:ascii="Wingdings" w:hAnsi="Wingdings" w:hint="default"/>
        <w:color w:val="auto"/>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13E61814"/>
    <w:multiLevelType w:val="hybridMultilevel"/>
    <w:tmpl w:val="B0C87B48"/>
    <w:lvl w:ilvl="0" w:tplc="239441A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393B51"/>
    <w:multiLevelType w:val="hybridMultilevel"/>
    <w:tmpl w:val="7F2AE9B6"/>
    <w:lvl w:ilvl="0" w:tplc="042A0009">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BD9292F"/>
    <w:multiLevelType w:val="hybridMultilevel"/>
    <w:tmpl w:val="B05A1FB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0EA0FE3"/>
    <w:multiLevelType w:val="hybridMultilevel"/>
    <w:tmpl w:val="D316A0B6"/>
    <w:lvl w:ilvl="0" w:tplc="042A0009">
      <w:start w:val="1"/>
      <w:numFmt w:val="bullet"/>
      <w:lvlText w:val=""/>
      <w:lvlJc w:val="left"/>
      <w:pPr>
        <w:ind w:left="900" w:hanging="360"/>
      </w:pPr>
      <w:rPr>
        <w:rFonts w:ascii="Wingdings" w:hAnsi="Wingdings" w:hint="default"/>
      </w:rPr>
    </w:lvl>
    <w:lvl w:ilvl="1" w:tplc="042A0003" w:tentative="1">
      <w:start w:val="1"/>
      <w:numFmt w:val="bullet"/>
      <w:lvlText w:val="o"/>
      <w:lvlJc w:val="left"/>
      <w:pPr>
        <w:ind w:left="1620" w:hanging="360"/>
      </w:pPr>
      <w:rPr>
        <w:rFonts w:ascii="Courier New" w:hAnsi="Courier New" w:cs="Courier New" w:hint="default"/>
      </w:rPr>
    </w:lvl>
    <w:lvl w:ilvl="2" w:tplc="042A0005" w:tentative="1">
      <w:start w:val="1"/>
      <w:numFmt w:val="bullet"/>
      <w:lvlText w:val=""/>
      <w:lvlJc w:val="left"/>
      <w:pPr>
        <w:ind w:left="2340" w:hanging="360"/>
      </w:pPr>
      <w:rPr>
        <w:rFonts w:ascii="Wingdings" w:hAnsi="Wingdings" w:hint="default"/>
      </w:rPr>
    </w:lvl>
    <w:lvl w:ilvl="3" w:tplc="042A0001" w:tentative="1">
      <w:start w:val="1"/>
      <w:numFmt w:val="bullet"/>
      <w:lvlText w:val=""/>
      <w:lvlJc w:val="left"/>
      <w:pPr>
        <w:ind w:left="3060" w:hanging="360"/>
      </w:pPr>
      <w:rPr>
        <w:rFonts w:ascii="Symbol" w:hAnsi="Symbol" w:hint="default"/>
      </w:rPr>
    </w:lvl>
    <w:lvl w:ilvl="4" w:tplc="042A0003" w:tentative="1">
      <w:start w:val="1"/>
      <w:numFmt w:val="bullet"/>
      <w:lvlText w:val="o"/>
      <w:lvlJc w:val="left"/>
      <w:pPr>
        <w:ind w:left="3780" w:hanging="360"/>
      </w:pPr>
      <w:rPr>
        <w:rFonts w:ascii="Courier New" w:hAnsi="Courier New" w:cs="Courier New" w:hint="default"/>
      </w:rPr>
    </w:lvl>
    <w:lvl w:ilvl="5" w:tplc="042A0005" w:tentative="1">
      <w:start w:val="1"/>
      <w:numFmt w:val="bullet"/>
      <w:lvlText w:val=""/>
      <w:lvlJc w:val="left"/>
      <w:pPr>
        <w:ind w:left="4500" w:hanging="360"/>
      </w:pPr>
      <w:rPr>
        <w:rFonts w:ascii="Wingdings" w:hAnsi="Wingdings" w:hint="default"/>
      </w:rPr>
    </w:lvl>
    <w:lvl w:ilvl="6" w:tplc="042A0001" w:tentative="1">
      <w:start w:val="1"/>
      <w:numFmt w:val="bullet"/>
      <w:lvlText w:val=""/>
      <w:lvlJc w:val="left"/>
      <w:pPr>
        <w:ind w:left="5220" w:hanging="360"/>
      </w:pPr>
      <w:rPr>
        <w:rFonts w:ascii="Symbol" w:hAnsi="Symbol" w:hint="default"/>
      </w:rPr>
    </w:lvl>
    <w:lvl w:ilvl="7" w:tplc="042A0003" w:tentative="1">
      <w:start w:val="1"/>
      <w:numFmt w:val="bullet"/>
      <w:lvlText w:val="o"/>
      <w:lvlJc w:val="left"/>
      <w:pPr>
        <w:ind w:left="5940" w:hanging="360"/>
      </w:pPr>
      <w:rPr>
        <w:rFonts w:ascii="Courier New" w:hAnsi="Courier New" w:cs="Courier New" w:hint="default"/>
      </w:rPr>
    </w:lvl>
    <w:lvl w:ilvl="8" w:tplc="042A0005" w:tentative="1">
      <w:start w:val="1"/>
      <w:numFmt w:val="bullet"/>
      <w:lvlText w:val=""/>
      <w:lvlJc w:val="left"/>
      <w:pPr>
        <w:ind w:left="6660" w:hanging="360"/>
      </w:pPr>
      <w:rPr>
        <w:rFonts w:ascii="Wingdings" w:hAnsi="Wingdings" w:hint="default"/>
      </w:rPr>
    </w:lvl>
  </w:abstractNum>
  <w:abstractNum w:abstractNumId="5" w15:restartNumberingAfterBreak="0">
    <w:nsid w:val="4C104D3A"/>
    <w:multiLevelType w:val="hybridMultilevel"/>
    <w:tmpl w:val="E702E6B0"/>
    <w:lvl w:ilvl="0" w:tplc="C58293BA">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A23969"/>
    <w:multiLevelType w:val="hybridMultilevel"/>
    <w:tmpl w:val="30F22D1E"/>
    <w:lvl w:ilvl="0" w:tplc="23525B6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86F5F5B"/>
    <w:multiLevelType w:val="hybridMultilevel"/>
    <w:tmpl w:val="4A9EDCD6"/>
    <w:lvl w:ilvl="0" w:tplc="042A0009">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15:restartNumberingAfterBreak="0">
    <w:nsid w:val="595D0530"/>
    <w:multiLevelType w:val="hybridMultilevel"/>
    <w:tmpl w:val="4ABCA772"/>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5E2C0910"/>
    <w:multiLevelType w:val="hybridMultilevel"/>
    <w:tmpl w:val="16983448"/>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5E760F7D"/>
    <w:multiLevelType w:val="hybridMultilevel"/>
    <w:tmpl w:val="A946648A"/>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5EE07FF4"/>
    <w:multiLevelType w:val="hybridMultilevel"/>
    <w:tmpl w:val="FC5CD84C"/>
    <w:lvl w:ilvl="0" w:tplc="042A000B">
      <w:start w:val="1"/>
      <w:numFmt w:val="bullet"/>
      <w:lvlText w:val=""/>
      <w:lvlJc w:val="left"/>
      <w:pPr>
        <w:ind w:left="1260" w:hanging="360"/>
      </w:pPr>
      <w:rPr>
        <w:rFonts w:ascii="Wingdings" w:hAnsi="Wingdings"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2" w15:restartNumberingAfterBreak="0">
    <w:nsid w:val="71063218"/>
    <w:multiLevelType w:val="multilevel"/>
    <w:tmpl w:val="57327B54"/>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3943837"/>
    <w:multiLevelType w:val="hybridMultilevel"/>
    <w:tmpl w:val="FE220AB4"/>
    <w:lvl w:ilvl="0" w:tplc="042A000B">
      <w:start w:val="1"/>
      <w:numFmt w:val="bullet"/>
      <w:lvlText w:val=""/>
      <w:lvlJc w:val="left"/>
      <w:pPr>
        <w:ind w:left="360" w:hanging="360"/>
      </w:pPr>
      <w:rPr>
        <w:rFonts w:ascii="Wingdings" w:hAnsi="Wingdings" w:hint="default"/>
      </w:rPr>
    </w:lvl>
    <w:lvl w:ilvl="1" w:tplc="042A000B">
      <w:start w:val="1"/>
      <w:numFmt w:val="bullet"/>
      <w:lvlText w:val=""/>
      <w:lvlJc w:val="left"/>
      <w:pPr>
        <w:ind w:left="1080" w:hanging="360"/>
      </w:pPr>
      <w:rPr>
        <w:rFonts w:ascii="Wingdings" w:hAnsi="Wingdings" w:hint="default"/>
      </w:rPr>
    </w:lvl>
    <w:lvl w:ilvl="2" w:tplc="042A000B">
      <w:start w:val="1"/>
      <w:numFmt w:val="bullet"/>
      <w:lvlText w:val=""/>
      <w:lvlJc w:val="left"/>
      <w:pPr>
        <w:ind w:left="1800" w:hanging="360"/>
      </w:pPr>
      <w:rPr>
        <w:rFonts w:ascii="Wingdings" w:hAnsi="Wingdings" w:hint="default"/>
      </w:rPr>
    </w:lvl>
    <w:lvl w:ilvl="3" w:tplc="042A000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4" w15:restartNumberingAfterBreak="0">
    <w:nsid w:val="7A4A30A4"/>
    <w:multiLevelType w:val="hybridMultilevel"/>
    <w:tmpl w:val="7C30DEA0"/>
    <w:lvl w:ilvl="0" w:tplc="042A0009">
      <w:start w:val="1"/>
      <w:numFmt w:val="bullet"/>
      <w:lvlText w:val=""/>
      <w:lvlJc w:val="left"/>
      <w:pPr>
        <w:ind w:left="1260" w:hanging="360"/>
      </w:pPr>
      <w:rPr>
        <w:rFonts w:ascii="Wingdings" w:hAnsi="Wingdings"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num w:numId="1">
    <w:abstractNumId w:val="9"/>
  </w:num>
  <w:num w:numId="2">
    <w:abstractNumId w:val="12"/>
  </w:num>
  <w:num w:numId="3">
    <w:abstractNumId w:val="4"/>
  </w:num>
  <w:num w:numId="4">
    <w:abstractNumId w:val="7"/>
  </w:num>
  <w:num w:numId="5">
    <w:abstractNumId w:val="4"/>
  </w:num>
  <w:num w:numId="6">
    <w:abstractNumId w:val="3"/>
  </w:num>
  <w:num w:numId="7">
    <w:abstractNumId w:val="2"/>
  </w:num>
  <w:num w:numId="8">
    <w:abstractNumId w:val="13"/>
  </w:num>
  <w:num w:numId="9">
    <w:abstractNumId w:val="6"/>
  </w:num>
  <w:num w:numId="10">
    <w:abstractNumId w:val="14"/>
  </w:num>
  <w:num w:numId="11">
    <w:abstractNumId w:val="5"/>
  </w:num>
  <w:num w:numId="12">
    <w:abstractNumId w:val="1"/>
  </w:num>
  <w:num w:numId="13">
    <w:abstractNumId w:val="11"/>
  </w:num>
  <w:num w:numId="14">
    <w:abstractNumId w:val="0"/>
  </w:num>
  <w:num w:numId="15">
    <w:abstractNumId w:val="8"/>
  </w:num>
  <w:num w:numId="16">
    <w:abstractNumId w:val="10"/>
  </w:num>
  <w:num w:numId="17">
    <w:abstractNumId w:val="10"/>
    <w:lvlOverride w:ilvl="0"/>
    <w:lvlOverride w:ilvl="1"/>
    <w:lvlOverride w:ilvl="2"/>
    <w:lvlOverride w:ilvl="3"/>
    <w:lvlOverride w:ilvl="4"/>
    <w:lvlOverride w:ilvl="5"/>
    <w:lvlOverride w:ilvl="6"/>
    <w:lvlOverride w:ilvl="7"/>
    <w:lvlOverride w:ilvl="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D97"/>
    <w:rsid w:val="0000220D"/>
    <w:rsid w:val="00002870"/>
    <w:rsid w:val="000031AE"/>
    <w:rsid w:val="000069FF"/>
    <w:rsid w:val="00006BF3"/>
    <w:rsid w:val="00007980"/>
    <w:rsid w:val="00011B5B"/>
    <w:rsid w:val="00012DDA"/>
    <w:rsid w:val="00015439"/>
    <w:rsid w:val="0001596E"/>
    <w:rsid w:val="0001771B"/>
    <w:rsid w:val="000226C6"/>
    <w:rsid w:val="00024B9C"/>
    <w:rsid w:val="00025B26"/>
    <w:rsid w:val="00026CC6"/>
    <w:rsid w:val="000278A1"/>
    <w:rsid w:val="00027E7E"/>
    <w:rsid w:val="00030F12"/>
    <w:rsid w:val="00032747"/>
    <w:rsid w:val="00032E67"/>
    <w:rsid w:val="000334C7"/>
    <w:rsid w:val="00034FCF"/>
    <w:rsid w:val="000363B3"/>
    <w:rsid w:val="000368A0"/>
    <w:rsid w:val="0003766D"/>
    <w:rsid w:val="0004173B"/>
    <w:rsid w:val="00041A4A"/>
    <w:rsid w:val="0004262D"/>
    <w:rsid w:val="000442F7"/>
    <w:rsid w:val="00051FDB"/>
    <w:rsid w:val="000527F3"/>
    <w:rsid w:val="00053FFD"/>
    <w:rsid w:val="0005467F"/>
    <w:rsid w:val="000550D4"/>
    <w:rsid w:val="000569A0"/>
    <w:rsid w:val="00061A6A"/>
    <w:rsid w:val="000620D1"/>
    <w:rsid w:val="00063D63"/>
    <w:rsid w:val="000646BA"/>
    <w:rsid w:val="00065B55"/>
    <w:rsid w:val="00065C3D"/>
    <w:rsid w:val="00065F95"/>
    <w:rsid w:val="00066030"/>
    <w:rsid w:val="00070A51"/>
    <w:rsid w:val="00076B89"/>
    <w:rsid w:val="0007799D"/>
    <w:rsid w:val="000820FC"/>
    <w:rsid w:val="000830B8"/>
    <w:rsid w:val="00083B12"/>
    <w:rsid w:val="000865A9"/>
    <w:rsid w:val="00086D97"/>
    <w:rsid w:val="00093DB8"/>
    <w:rsid w:val="00094F5E"/>
    <w:rsid w:val="00097CC0"/>
    <w:rsid w:val="000A2D04"/>
    <w:rsid w:val="000A3948"/>
    <w:rsid w:val="000A47AA"/>
    <w:rsid w:val="000A482F"/>
    <w:rsid w:val="000A6F95"/>
    <w:rsid w:val="000B0165"/>
    <w:rsid w:val="000B400D"/>
    <w:rsid w:val="000B6EF7"/>
    <w:rsid w:val="000C085E"/>
    <w:rsid w:val="000C1465"/>
    <w:rsid w:val="000D1316"/>
    <w:rsid w:val="000D2EF7"/>
    <w:rsid w:val="000D3A70"/>
    <w:rsid w:val="000D5CAD"/>
    <w:rsid w:val="000D6B9C"/>
    <w:rsid w:val="000D6F73"/>
    <w:rsid w:val="000E5B0F"/>
    <w:rsid w:val="000E7ACE"/>
    <w:rsid w:val="000F0CEE"/>
    <w:rsid w:val="000F2F84"/>
    <w:rsid w:val="000F356D"/>
    <w:rsid w:val="000F4278"/>
    <w:rsid w:val="00100A4F"/>
    <w:rsid w:val="0010681C"/>
    <w:rsid w:val="00106D81"/>
    <w:rsid w:val="0011643D"/>
    <w:rsid w:val="001170A3"/>
    <w:rsid w:val="00117921"/>
    <w:rsid w:val="00117E74"/>
    <w:rsid w:val="001206C1"/>
    <w:rsid w:val="001214C5"/>
    <w:rsid w:val="00121AEC"/>
    <w:rsid w:val="00122F29"/>
    <w:rsid w:val="00126515"/>
    <w:rsid w:val="00127E84"/>
    <w:rsid w:val="00131502"/>
    <w:rsid w:val="0013467C"/>
    <w:rsid w:val="001429BC"/>
    <w:rsid w:val="00144E1A"/>
    <w:rsid w:val="00144EB7"/>
    <w:rsid w:val="001456B9"/>
    <w:rsid w:val="00146E3F"/>
    <w:rsid w:val="00146F77"/>
    <w:rsid w:val="001470B9"/>
    <w:rsid w:val="001506EC"/>
    <w:rsid w:val="0015451F"/>
    <w:rsid w:val="001546D4"/>
    <w:rsid w:val="001547CC"/>
    <w:rsid w:val="00162DC3"/>
    <w:rsid w:val="00163EE9"/>
    <w:rsid w:val="00164183"/>
    <w:rsid w:val="00165C4D"/>
    <w:rsid w:val="00166432"/>
    <w:rsid w:val="00167D0B"/>
    <w:rsid w:val="001715EC"/>
    <w:rsid w:val="0017615F"/>
    <w:rsid w:val="001771C4"/>
    <w:rsid w:val="0018028F"/>
    <w:rsid w:val="0018063A"/>
    <w:rsid w:val="00184CBE"/>
    <w:rsid w:val="00186188"/>
    <w:rsid w:val="001872F2"/>
    <w:rsid w:val="00187468"/>
    <w:rsid w:val="00192EB8"/>
    <w:rsid w:val="00193CE9"/>
    <w:rsid w:val="0019669D"/>
    <w:rsid w:val="001A1B70"/>
    <w:rsid w:val="001A3979"/>
    <w:rsid w:val="001A4B8A"/>
    <w:rsid w:val="001A6914"/>
    <w:rsid w:val="001A70D9"/>
    <w:rsid w:val="001B281F"/>
    <w:rsid w:val="001B5F1E"/>
    <w:rsid w:val="001B782D"/>
    <w:rsid w:val="001B7AAE"/>
    <w:rsid w:val="001C14A6"/>
    <w:rsid w:val="001C2EBE"/>
    <w:rsid w:val="001C318B"/>
    <w:rsid w:val="001C3C0A"/>
    <w:rsid w:val="001C431F"/>
    <w:rsid w:val="001C4886"/>
    <w:rsid w:val="001C51D8"/>
    <w:rsid w:val="001C568C"/>
    <w:rsid w:val="001D022F"/>
    <w:rsid w:val="001D042C"/>
    <w:rsid w:val="001D1E41"/>
    <w:rsid w:val="001D6697"/>
    <w:rsid w:val="001D6877"/>
    <w:rsid w:val="001D709C"/>
    <w:rsid w:val="001E1AF1"/>
    <w:rsid w:val="001E20B5"/>
    <w:rsid w:val="001E221C"/>
    <w:rsid w:val="001E22A5"/>
    <w:rsid w:val="001E3845"/>
    <w:rsid w:val="001E5320"/>
    <w:rsid w:val="001E56C8"/>
    <w:rsid w:val="001F0A55"/>
    <w:rsid w:val="001F0EAD"/>
    <w:rsid w:val="001F18AB"/>
    <w:rsid w:val="001F2791"/>
    <w:rsid w:val="001F557B"/>
    <w:rsid w:val="001F5A85"/>
    <w:rsid w:val="001F78AC"/>
    <w:rsid w:val="00202EEF"/>
    <w:rsid w:val="00204BF8"/>
    <w:rsid w:val="0020596B"/>
    <w:rsid w:val="00206C28"/>
    <w:rsid w:val="002077CB"/>
    <w:rsid w:val="00207F03"/>
    <w:rsid w:val="00210118"/>
    <w:rsid w:val="002111EE"/>
    <w:rsid w:val="0022085E"/>
    <w:rsid w:val="00221E34"/>
    <w:rsid w:val="0022315A"/>
    <w:rsid w:val="00224201"/>
    <w:rsid w:val="00225AB0"/>
    <w:rsid w:val="002352F0"/>
    <w:rsid w:val="00235B59"/>
    <w:rsid w:val="00235BA8"/>
    <w:rsid w:val="00235EA4"/>
    <w:rsid w:val="00241BB6"/>
    <w:rsid w:val="00246290"/>
    <w:rsid w:val="00246797"/>
    <w:rsid w:val="0024698B"/>
    <w:rsid w:val="002471A3"/>
    <w:rsid w:val="002526F8"/>
    <w:rsid w:val="0025409A"/>
    <w:rsid w:val="00255334"/>
    <w:rsid w:val="002559EC"/>
    <w:rsid w:val="0025672D"/>
    <w:rsid w:val="00257527"/>
    <w:rsid w:val="00257A68"/>
    <w:rsid w:val="0026077C"/>
    <w:rsid w:val="002620D9"/>
    <w:rsid w:val="002635BF"/>
    <w:rsid w:val="00266054"/>
    <w:rsid w:val="00270883"/>
    <w:rsid w:val="002716CB"/>
    <w:rsid w:val="002734C8"/>
    <w:rsid w:val="00282FAC"/>
    <w:rsid w:val="002836C6"/>
    <w:rsid w:val="002839A0"/>
    <w:rsid w:val="00283B39"/>
    <w:rsid w:val="0028550E"/>
    <w:rsid w:val="002865A3"/>
    <w:rsid w:val="0029005B"/>
    <w:rsid w:val="00294F4C"/>
    <w:rsid w:val="002A0366"/>
    <w:rsid w:val="002A1099"/>
    <w:rsid w:val="002A440F"/>
    <w:rsid w:val="002B0171"/>
    <w:rsid w:val="002B2771"/>
    <w:rsid w:val="002B63D1"/>
    <w:rsid w:val="002C5B1E"/>
    <w:rsid w:val="002D0AAA"/>
    <w:rsid w:val="002D21CA"/>
    <w:rsid w:val="002D2E59"/>
    <w:rsid w:val="002D3E6B"/>
    <w:rsid w:val="002D484B"/>
    <w:rsid w:val="002D6807"/>
    <w:rsid w:val="002D6A57"/>
    <w:rsid w:val="002E12EB"/>
    <w:rsid w:val="002F00CD"/>
    <w:rsid w:val="002F0C67"/>
    <w:rsid w:val="002F58EB"/>
    <w:rsid w:val="002F5DD1"/>
    <w:rsid w:val="002F611F"/>
    <w:rsid w:val="002F6724"/>
    <w:rsid w:val="00301EDC"/>
    <w:rsid w:val="0030543F"/>
    <w:rsid w:val="00305E51"/>
    <w:rsid w:val="00306466"/>
    <w:rsid w:val="00310049"/>
    <w:rsid w:val="00313908"/>
    <w:rsid w:val="0032013B"/>
    <w:rsid w:val="00322C17"/>
    <w:rsid w:val="00322C27"/>
    <w:rsid w:val="0032641A"/>
    <w:rsid w:val="00326ABF"/>
    <w:rsid w:val="00327A35"/>
    <w:rsid w:val="00332273"/>
    <w:rsid w:val="0033246D"/>
    <w:rsid w:val="00335E54"/>
    <w:rsid w:val="00337724"/>
    <w:rsid w:val="00337B83"/>
    <w:rsid w:val="0034185F"/>
    <w:rsid w:val="00343ABE"/>
    <w:rsid w:val="00350565"/>
    <w:rsid w:val="003519AA"/>
    <w:rsid w:val="003525DB"/>
    <w:rsid w:val="003556CA"/>
    <w:rsid w:val="00355BB4"/>
    <w:rsid w:val="00355BBF"/>
    <w:rsid w:val="003575E0"/>
    <w:rsid w:val="003609AA"/>
    <w:rsid w:val="00363201"/>
    <w:rsid w:val="0036705F"/>
    <w:rsid w:val="00371BD9"/>
    <w:rsid w:val="0037732B"/>
    <w:rsid w:val="00380AAE"/>
    <w:rsid w:val="00385E94"/>
    <w:rsid w:val="003912C8"/>
    <w:rsid w:val="003A3A95"/>
    <w:rsid w:val="003A400B"/>
    <w:rsid w:val="003A4291"/>
    <w:rsid w:val="003A5618"/>
    <w:rsid w:val="003A62BA"/>
    <w:rsid w:val="003A6D5A"/>
    <w:rsid w:val="003A7867"/>
    <w:rsid w:val="003B022E"/>
    <w:rsid w:val="003B240D"/>
    <w:rsid w:val="003B2573"/>
    <w:rsid w:val="003B3B69"/>
    <w:rsid w:val="003B5C9E"/>
    <w:rsid w:val="003C59B3"/>
    <w:rsid w:val="003D1F17"/>
    <w:rsid w:val="003D45C9"/>
    <w:rsid w:val="003D5A89"/>
    <w:rsid w:val="003D6385"/>
    <w:rsid w:val="003D7B6B"/>
    <w:rsid w:val="003E189E"/>
    <w:rsid w:val="003E3687"/>
    <w:rsid w:val="003E4823"/>
    <w:rsid w:val="003E5028"/>
    <w:rsid w:val="003E6534"/>
    <w:rsid w:val="003E6C37"/>
    <w:rsid w:val="003E750D"/>
    <w:rsid w:val="003F0061"/>
    <w:rsid w:val="003F097A"/>
    <w:rsid w:val="003F149A"/>
    <w:rsid w:val="003F1852"/>
    <w:rsid w:val="003F7E81"/>
    <w:rsid w:val="004015A4"/>
    <w:rsid w:val="00411485"/>
    <w:rsid w:val="004139E3"/>
    <w:rsid w:val="004151DF"/>
    <w:rsid w:val="0042155F"/>
    <w:rsid w:val="00423C71"/>
    <w:rsid w:val="00424AB3"/>
    <w:rsid w:val="004252F7"/>
    <w:rsid w:val="00437A18"/>
    <w:rsid w:val="00441AA4"/>
    <w:rsid w:val="00451482"/>
    <w:rsid w:val="00452BF5"/>
    <w:rsid w:val="00455FA1"/>
    <w:rsid w:val="004561BD"/>
    <w:rsid w:val="00460711"/>
    <w:rsid w:val="004628C2"/>
    <w:rsid w:val="004634A9"/>
    <w:rsid w:val="004636F2"/>
    <w:rsid w:val="00465324"/>
    <w:rsid w:val="004703D6"/>
    <w:rsid w:val="004740FD"/>
    <w:rsid w:val="00477B83"/>
    <w:rsid w:val="00483CA5"/>
    <w:rsid w:val="00484DEF"/>
    <w:rsid w:val="00485323"/>
    <w:rsid w:val="004901B6"/>
    <w:rsid w:val="0049179A"/>
    <w:rsid w:val="00496795"/>
    <w:rsid w:val="004A4016"/>
    <w:rsid w:val="004A5C22"/>
    <w:rsid w:val="004A6CBE"/>
    <w:rsid w:val="004B247D"/>
    <w:rsid w:val="004C2A01"/>
    <w:rsid w:val="004C5E5D"/>
    <w:rsid w:val="004C79EB"/>
    <w:rsid w:val="004C7F2F"/>
    <w:rsid w:val="004C7FB5"/>
    <w:rsid w:val="004D16DA"/>
    <w:rsid w:val="004D3A59"/>
    <w:rsid w:val="004D54EE"/>
    <w:rsid w:val="004D70A0"/>
    <w:rsid w:val="004D7EFF"/>
    <w:rsid w:val="004E123C"/>
    <w:rsid w:val="004E40A9"/>
    <w:rsid w:val="004E47E8"/>
    <w:rsid w:val="004E4B26"/>
    <w:rsid w:val="004E539B"/>
    <w:rsid w:val="004E55AC"/>
    <w:rsid w:val="004E7956"/>
    <w:rsid w:val="004F12F9"/>
    <w:rsid w:val="004F37FE"/>
    <w:rsid w:val="004F4343"/>
    <w:rsid w:val="004F4B6B"/>
    <w:rsid w:val="004F775B"/>
    <w:rsid w:val="005002F6"/>
    <w:rsid w:val="00500F29"/>
    <w:rsid w:val="00502D71"/>
    <w:rsid w:val="0050389B"/>
    <w:rsid w:val="0050406A"/>
    <w:rsid w:val="00504BED"/>
    <w:rsid w:val="00507757"/>
    <w:rsid w:val="00507F03"/>
    <w:rsid w:val="00510DC9"/>
    <w:rsid w:val="00513AE4"/>
    <w:rsid w:val="00513D03"/>
    <w:rsid w:val="00513EFB"/>
    <w:rsid w:val="00516531"/>
    <w:rsid w:val="0051792E"/>
    <w:rsid w:val="005210FC"/>
    <w:rsid w:val="00523DFA"/>
    <w:rsid w:val="00525770"/>
    <w:rsid w:val="00530024"/>
    <w:rsid w:val="00532A77"/>
    <w:rsid w:val="005370F5"/>
    <w:rsid w:val="0054132A"/>
    <w:rsid w:val="0054215A"/>
    <w:rsid w:val="00543185"/>
    <w:rsid w:val="00544ECE"/>
    <w:rsid w:val="0055005B"/>
    <w:rsid w:val="005500EA"/>
    <w:rsid w:val="005508F4"/>
    <w:rsid w:val="00551AFD"/>
    <w:rsid w:val="005529FD"/>
    <w:rsid w:val="00557A32"/>
    <w:rsid w:val="005600B7"/>
    <w:rsid w:val="0056032D"/>
    <w:rsid w:val="00560870"/>
    <w:rsid w:val="0056449F"/>
    <w:rsid w:val="00565CD1"/>
    <w:rsid w:val="00570D56"/>
    <w:rsid w:val="0057170C"/>
    <w:rsid w:val="00572697"/>
    <w:rsid w:val="00572DF1"/>
    <w:rsid w:val="00574BBE"/>
    <w:rsid w:val="00580BF8"/>
    <w:rsid w:val="00581145"/>
    <w:rsid w:val="005811EF"/>
    <w:rsid w:val="00581579"/>
    <w:rsid w:val="00581BD2"/>
    <w:rsid w:val="005908F3"/>
    <w:rsid w:val="00592709"/>
    <w:rsid w:val="00593FFE"/>
    <w:rsid w:val="00595A51"/>
    <w:rsid w:val="00595D75"/>
    <w:rsid w:val="005A04C0"/>
    <w:rsid w:val="005A3CD1"/>
    <w:rsid w:val="005A4BBD"/>
    <w:rsid w:val="005A6F2E"/>
    <w:rsid w:val="005B05A2"/>
    <w:rsid w:val="005B0891"/>
    <w:rsid w:val="005B2FF1"/>
    <w:rsid w:val="005B5C7D"/>
    <w:rsid w:val="005B6218"/>
    <w:rsid w:val="005B7E18"/>
    <w:rsid w:val="005C0F20"/>
    <w:rsid w:val="005C0F69"/>
    <w:rsid w:val="005C3015"/>
    <w:rsid w:val="005D2182"/>
    <w:rsid w:val="005D4200"/>
    <w:rsid w:val="005D6786"/>
    <w:rsid w:val="005E06A0"/>
    <w:rsid w:val="005E0C9B"/>
    <w:rsid w:val="005E5556"/>
    <w:rsid w:val="005F0F58"/>
    <w:rsid w:val="005F290F"/>
    <w:rsid w:val="005F3BB1"/>
    <w:rsid w:val="005F3CD8"/>
    <w:rsid w:val="005F3FEF"/>
    <w:rsid w:val="00602B61"/>
    <w:rsid w:val="006045A4"/>
    <w:rsid w:val="00605288"/>
    <w:rsid w:val="006109C2"/>
    <w:rsid w:val="00613C8D"/>
    <w:rsid w:val="00614961"/>
    <w:rsid w:val="00616751"/>
    <w:rsid w:val="0062384F"/>
    <w:rsid w:val="0063065E"/>
    <w:rsid w:val="00630690"/>
    <w:rsid w:val="006337CB"/>
    <w:rsid w:val="00634DA1"/>
    <w:rsid w:val="0064088D"/>
    <w:rsid w:val="0064176D"/>
    <w:rsid w:val="00654287"/>
    <w:rsid w:val="00654480"/>
    <w:rsid w:val="00654E08"/>
    <w:rsid w:val="00656A9A"/>
    <w:rsid w:val="0066251C"/>
    <w:rsid w:val="0066463C"/>
    <w:rsid w:val="00664B02"/>
    <w:rsid w:val="00664C41"/>
    <w:rsid w:val="00672287"/>
    <w:rsid w:val="006752D7"/>
    <w:rsid w:val="00675A69"/>
    <w:rsid w:val="00675A97"/>
    <w:rsid w:val="00676D62"/>
    <w:rsid w:val="00677052"/>
    <w:rsid w:val="00681F01"/>
    <w:rsid w:val="006823EF"/>
    <w:rsid w:val="006831E3"/>
    <w:rsid w:val="00693727"/>
    <w:rsid w:val="00695969"/>
    <w:rsid w:val="006976C3"/>
    <w:rsid w:val="006A004B"/>
    <w:rsid w:val="006A1619"/>
    <w:rsid w:val="006A1BC6"/>
    <w:rsid w:val="006A2A6D"/>
    <w:rsid w:val="006A536C"/>
    <w:rsid w:val="006A78B6"/>
    <w:rsid w:val="006A7A8C"/>
    <w:rsid w:val="006B1B3C"/>
    <w:rsid w:val="006B5C4B"/>
    <w:rsid w:val="006B6D89"/>
    <w:rsid w:val="006B703C"/>
    <w:rsid w:val="006B7A8F"/>
    <w:rsid w:val="006C0F44"/>
    <w:rsid w:val="006C1DA5"/>
    <w:rsid w:val="006C32E5"/>
    <w:rsid w:val="006C3858"/>
    <w:rsid w:val="006C3950"/>
    <w:rsid w:val="006C533C"/>
    <w:rsid w:val="006C53E8"/>
    <w:rsid w:val="006C5BFC"/>
    <w:rsid w:val="006C70FD"/>
    <w:rsid w:val="006C7D28"/>
    <w:rsid w:val="006D06C1"/>
    <w:rsid w:val="006D093E"/>
    <w:rsid w:val="006D1865"/>
    <w:rsid w:val="006D19D6"/>
    <w:rsid w:val="006D257C"/>
    <w:rsid w:val="006D374E"/>
    <w:rsid w:val="006D687A"/>
    <w:rsid w:val="006E082F"/>
    <w:rsid w:val="006E3325"/>
    <w:rsid w:val="006F0BF3"/>
    <w:rsid w:val="006F152B"/>
    <w:rsid w:val="006F2314"/>
    <w:rsid w:val="006F36F2"/>
    <w:rsid w:val="006F6955"/>
    <w:rsid w:val="007008E1"/>
    <w:rsid w:val="00702B96"/>
    <w:rsid w:val="00704F57"/>
    <w:rsid w:val="00705AA0"/>
    <w:rsid w:val="00707570"/>
    <w:rsid w:val="00707C01"/>
    <w:rsid w:val="007108B4"/>
    <w:rsid w:val="00710B68"/>
    <w:rsid w:val="0071169B"/>
    <w:rsid w:val="00712F54"/>
    <w:rsid w:val="007141E7"/>
    <w:rsid w:val="007176B4"/>
    <w:rsid w:val="00722006"/>
    <w:rsid w:val="00722399"/>
    <w:rsid w:val="00723BA1"/>
    <w:rsid w:val="00730AD0"/>
    <w:rsid w:val="00731F57"/>
    <w:rsid w:val="00735482"/>
    <w:rsid w:val="00742EEC"/>
    <w:rsid w:val="007445AA"/>
    <w:rsid w:val="00745A32"/>
    <w:rsid w:val="00747803"/>
    <w:rsid w:val="00750618"/>
    <w:rsid w:val="007510A3"/>
    <w:rsid w:val="007568F2"/>
    <w:rsid w:val="00761078"/>
    <w:rsid w:val="00761579"/>
    <w:rsid w:val="00761C0F"/>
    <w:rsid w:val="00766C4A"/>
    <w:rsid w:val="0076799E"/>
    <w:rsid w:val="00770642"/>
    <w:rsid w:val="00772AFB"/>
    <w:rsid w:val="00772D9D"/>
    <w:rsid w:val="00773A9F"/>
    <w:rsid w:val="00774A22"/>
    <w:rsid w:val="00781253"/>
    <w:rsid w:val="007830DB"/>
    <w:rsid w:val="00786CCA"/>
    <w:rsid w:val="0079191F"/>
    <w:rsid w:val="007940A3"/>
    <w:rsid w:val="0079574E"/>
    <w:rsid w:val="00797388"/>
    <w:rsid w:val="00797FCB"/>
    <w:rsid w:val="007A05BD"/>
    <w:rsid w:val="007A2D58"/>
    <w:rsid w:val="007A62EA"/>
    <w:rsid w:val="007A6E85"/>
    <w:rsid w:val="007A6E8E"/>
    <w:rsid w:val="007A7387"/>
    <w:rsid w:val="007B17D0"/>
    <w:rsid w:val="007B2701"/>
    <w:rsid w:val="007B2909"/>
    <w:rsid w:val="007B510D"/>
    <w:rsid w:val="007B58D0"/>
    <w:rsid w:val="007C2DEC"/>
    <w:rsid w:val="007D0AEF"/>
    <w:rsid w:val="007D2978"/>
    <w:rsid w:val="007D2E72"/>
    <w:rsid w:val="007D6CC5"/>
    <w:rsid w:val="007D7BD8"/>
    <w:rsid w:val="007E1B5E"/>
    <w:rsid w:val="007E1C20"/>
    <w:rsid w:val="007E1C5D"/>
    <w:rsid w:val="007E5B39"/>
    <w:rsid w:val="007E7929"/>
    <w:rsid w:val="007F2CF2"/>
    <w:rsid w:val="007F4035"/>
    <w:rsid w:val="007F411F"/>
    <w:rsid w:val="007F70EB"/>
    <w:rsid w:val="0080002F"/>
    <w:rsid w:val="00800365"/>
    <w:rsid w:val="00803D32"/>
    <w:rsid w:val="00804C1B"/>
    <w:rsid w:val="008055CF"/>
    <w:rsid w:val="00805DA4"/>
    <w:rsid w:val="00811E98"/>
    <w:rsid w:val="00814B16"/>
    <w:rsid w:val="0082051E"/>
    <w:rsid w:val="008208DC"/>
    <w:rsid w:val="00823601"/>
    <w:rsid w:val="00831906"/>
    <w:rsid w:val="00841D8E"/>
    <w:rsid w:val="00852543"/>
    <w:rsid w:val="0085568A"/>
    <w:rsid w:val="008578B2"/>
    <w:rsid w:val="00860773"/>
    <w:rsid w:val="00863F15"/>
    <w:rsid w:val="00863F93"/>
    <w:rsid w:val="008645B4"/>
    <w:rsid w:val="008662FD"/>
    <w:rsid w:val="008679D4"/>
    <w:rsid w:val="00870D45"/>
    <w:rsid w:val="00870ED5"/>
    <w:rsid w:val="0087397F"/>
    <w:rsid w:val="008745AE"/>
    <w:rsid w:val="00875056"/>
    <w:rsid w:val="00875852"/>
    <w:rsid w:val="0087795F"/>
    <w:rsid w:val="00880D5D"/>
    <w:rsid w:val="00880E2D"/>
    <w:rsid w:val="008834C2"/>
    <w:rsid w:val="00885EEB"/>
    <w:rsid w:val="008868CF"/>
    <w:rsid w:val="00887960"/>
    <w:rsid w:val="00890AD4"/>
    <w:rsid w:val="00892D48"/>
    <w:rsid w:val="0089325D"/>
    <w:rsid w:val="00895575"/>
    <w:rsid w:val="00895725"/>
    <w:rsid w:val="00895F19"/>
    <w:rsid w:val="0089648A"/>
    <w:rsid w:val="00896E82"/>
    <w:rsid w:val="008A3E71"/>
    <w:rsid w:val="008A5EA4"/>
    <w:rsid w:val="008A7585"/>
    <w:rsid w:val="008A79FE"/>
    <w:rsid w:val="008B4211"/>
    <w:rsid w:val="008B5876"/>
    <w:rsid w:val="008B58F3"/>
    <w:rsid w:val="008B5B28"/>
    <w:rsid w:val="008B608F"/>
    <w:rsid w:val="008C12C9"/>
    <w:rsid w:val="008C2B23"/>
    <w:rsid w:val="008C4DBE"/>
    <w:rsid w:val="008C5E6D"/>
    <w:rsid w:val="008C5F63"/>
    <w:rsid w:val="008C662A"/>
    <w:rsid w:val="008C745B"/>
    <w:rsid w:val="008D0C5B"/>
    <w:rsid w:val="008D0FDF"/>
    <w:rsid w:val="008D1658"/>
    <w:rsid w:val="008D3130"/>
    <w:rsid w:val="008D7200"/>
    <w:rsid w:val="008E072D"/>
    <w:rsid w:val="008E1855"/>
    <w:rsid w:val="008E32E6"/>
    <w:rsid w:val="008E3CD4"/>
    <w:rsid w:val="008E4D40"/>
    <w:rsid w:val="008E4DF9"/>
    <w:rsid w:val="008E55A8"/>
    <w:rsid w:val="008E6769"/>
    <w:rsid w:val="008E711C"/>
    <w:rsid w:val="008F595F"/>
    <w:rsid w:val="008F7562"/>
    <w:rsid w:val="008F7EDA"/>
    <w:rsid w:val="0090218D"/>
    <w:rsid w:val="0090502F"/>
    <w:rsid w:val="00906005"/>
    <w:rsid w:val="00907F65"/>
    <w:rsid w:val="009103DF"/>
    <w:rsid w:val="00910EE4"/>
    <w:rsid w:val="009162DC"/>
    <w:rsid w:val="00924AA7"/>
    <w:rsid w:val="009252A3"/>
    <w:rsid w:val="009269DB"/>
    <w:rsid w:val="00927E1B"/>
    <w:rsid w:val="00931EFB"/>
    <w:rsid w:val="0093233C"/>
    <w:rsid w:val="00932FD0"/>
    <w:rsid w:val="00936B6D"/>
    <w:rsid w:val="00941959"/>
    <w:rsid w:val="009428F0"/>
    <w:rsid w:val="009438F1"/>
    <w:rsid w:val="00943A83"/>
    <w:rsid w:val="00946106"/>
    <w:rsid w:val="009502FB"/>
    <w:rsid w:val="00951AB4"/>
    <w:rsid w:val="00954D2F"/>
    <w:rsid w:val="00956EB5"/>
    <w:rsid w:val="00957994"/>
    <w:rsid w:val="00961AD9"/>
    <w:rsid w:val="009621C5"/>
    <w:rsid w:val="0096347D"/>
    <w:rsid w:val="009759E9"/>
    <w:rsid w:val="00975F16"/>
    <w:rsid w:val="00976E58"/>
    <w:rsid w:val="00976F64"/>
    <w:rsid w:val="00980C36"/>
    <w:rsid w:val="00980CF4"/>
    <w:rsid w:val="009810B4"/>
    <w:rsid w:val="009843C7"/>
    <w:rsid w:val="0098455F"/>
    <w:rsid w:val="00984E02"/>
    <w:rsid w:val="009916C4"/>
    <w:rsid w:val="00995F20"/>
    <w:rsid w:val="00996023"/>
    <w:rsid w:val="00996956"/>
    <w:rsid w:val="00997C6D"/>
    <w:rsid w:val="00997D1B"/>
    <w:rsid w:val="009A095A"/>
    <w:rsid w:val="009A353E"/>
    <w:rsid w:val="009A4BD1"/>
    <w:rsid w:val="009A7B3D"/>
    <w:rsid w:val="009B14C3"/>
    <w:rsid w:val="009B15E3"/>
    <w:rsid w:val="009B4605"/>
    <w:rsid w:val="009B69CF"/>
    <w:rsid w:val="009C1B6D"/>
    <w:rsid w:val="009C51DC"/>
    <w:rsid w:val="009C633C"/>
    <w:rsid w:val="009D2BD4"/>
    <w:rsid w:val="009D31CA"/>
    <w:rsid w:val="009D3655"/>
    <w:rsid w:val="009D36CD"/>
    <w:rsid w:val="009D3CB9"/>
    <w:rsid w:val="009E4169"/>
    <w:rsid w:val="009E5FE9"/>
    <w:rsid w:val="009E672E"/>
    <w:rsid w:val="009E6A67"/>
    <w:rsid w:val="009E71F1"/>
    <w:rsid w:val="009E799A"/>
    <w:rsid w:val="009E7C51"/>
    <w:rsid w:val="009F0498"/>
    <w:rsid w:val="009F0D91"/>
    <w:rsid w:val="009F373A"/>
    <w:rsid w:val="009F5056"/>
    <w:rsid w:val="009F7651"/>
    <w:rsid w:val="009F7F84"/>
    <w:rsid w:val="00A00D4A"/>
    <w:rsid w:val="00A01680"/>
    <w:rsid w:val="00A018FF"/>
    <w:rsid w:val="00A06F3F"/>
    <w:rsid w:val="00A149CF"/>
    <w:rsid w:val="00A14C29"/>
    <w:rsid w:val="00A1691A"/>
    <w:rsid w:val="00A212CB"/>
    <w:rsid w:val="00A24B46"/>
    <w:rsid w:val="00A254C0"/>
    <w:rsid w:val="00A27992"/>
    <w:rsid w:val="00A27A8A"/>
    <w:rsid w:val="00A31D47"/>
    <w:rsid w:val="00A34230"/>
    <w:rsid w:val="00A34B9D"/>
    <w:rsid w:val="00A35091"/>
    <w:rsid w:val="00A37DF7"/>
    <w:rsid w:val="00A40143"/>
    <w:rsid w:val="00A465A8"/>
    <w:rsid w:val="00A51EED"/>
    <w:rsid w:val="00A52069"/>
    <w:rsid w:val="00A53920"/>
    <w:rsid w:val="00A602AD"/>
    <w:rsid w:val="00A63501"/>
    <w:rsid w:val="00A70E04"/>
    <w:rsid w:val="00A74B76"/>
    <w:rsid w:val="00A75F0C"/>
    <w:rsid w:val="00A760EB"/>
    <w:rsid w:val="00A76C56"/>
    <w:rsid w:val="00A800E4"/>
    <w:rsid w:val="00A81056"/>
    <w:rsid w:val="00A818A8"/>
    <w:rsid w:val="00A8195A"/>
    <w:rsid w:val="00A820C3"/>
    <w:rsid w:val="00A829BE"/>
    <w:rsid w:val="00A83DE3"/>
    <w:rsid w:val="00A924B7"/>
    <w:rsid w:val="00A928A6"/>
    <w:rsid w:val="00A931E7"/>
    <w:rsid w:val="00AA2199"/>
    <w:rsid w:val="00AA2DBA"/>
    <w:rsid w:val="00AA4082"/>
    <w:rsid w:val="00AA5EB0"/>
    <w:rsid w:val="00AB1894"/>
    <w:rsid w:val="00AB1F03"/>
    <w:rsid w:val="00AB27D3"/>
    <w:rsid w:val="00AB2D2C"/>
    <w:rsid w:val="00AB3432"/>
    <w:rsid w:val="00AB5D00"/>
    <w:rsid w:val="00AB63AC"/>
    <w:rsid w:val="00AB64CD"/>
    <w:rsid w:val="00AC05E0"/>
    <w:rsid w:val="00AC2D77"/>
    <w:rsid w:val="00AC40AD"/>
    <w:rsid w:val="00AC449C"/>
    <w:rsid w:val="00AC72C3"/>
    <w:rsid w:val="00AC7AF9"/>
    <w:rsid w:val="00AD1A7D"/>
    <w:rsid w:val="00AD227B"/>
    <w:rsid w:val="00AD3917"/>
    <w:rsid w:val="00AD4370"/>
    <w:rsid w:val="00AD7438"/>
    <w:rsid w:val="00AD790F"/>
    <w:rsid w:val="00AE2AEA"/>
    <w:rsid w:val="00AE3160"/>
    <w:rsid w:val="00AE4DFE"/>
    <w:rsid w:val="00AE6F03"/>
    <w:rsid w:val="00AF3AA2"/>
    <w:rsid w:val="00AF4F1B"/>
    <w:rsid w:val="00AF6A48"/>
    <w:rsid w:val="00AF6C12"/>
    <w:rsid w:val="00AF6E8A"/>
    <w:rsid w:val="00B02EBC"/>
    <w:rsid w:val="00B03045"/>
    <w:rsid w:val="00B04221"/>
    <w:rsid w:val="00B06794"/>
    <w:rsid w:val="00B068D1"/>
    <w:rsid w:val="00B07BE5"/>
    <w:rsid w:val="00B10180"/>
    <w:rsid w:val="00B10CB0"/>
    <w:rsid w:val="00B11E9C"/>
    <w:rsid w:val="00B1236C"/>
    <w:rsid w:val="00B134C2"/>
    <w:rsid w:val="00B13E90"/>
    <w:rsid w:val="00B24191"/>
    <w:rsid w:val="00B24F98"/>
    <w:rsid w:val="00B2521C"/>
    <w:rsid w:val="00B2561F"/>
    <w:rsid w:val="00B2563A"/>
    <w:rsid w:val="00B279EF"/>
    <w:rsid w:val="00B366A8"/>
    <w:rsid w:val="00B36ADD"/>
    <w:rsid w:val="00B36EEC"/>
    <w:rsid w:val="00B4312C"/>
    <w:rsid w:val="00B44AC0"/>
    <w:rsid w:val="00B45FC1"/>
    <w:rsid w:val="00B513A8"/>
    <w:rsid w:val="00B5266D"/>
    <w:rsid w:val="00B53FF3"/>
    <w:rsid w:val="00B55DDC"/>
    <w:rsid w:val="00B5639F"/>
    <w:rsid w:val="00B56564"/>
    <w:rsid w:val="00B576EC"/>
    <w:rsid w:val="00B60DA0"/>
    <w:rsid w:val="00B627F5"/>
    <w:rsid w:val="00B640DC"/>
    <w:rsid w:val="00B64737"/>
    <w:rsid w:val="00B6517C"/>
    <w:rsid w:val="00B66036"/>
    <w:rsid w:val="00B71844"/>
    <w:rsid w:val="00B72622"/>
    <w:rsid w:val="00B75A33"/>
    <w:rsid w:val="00B763B2"/>
    <w:rsid w:val="00B7747B"/>
    <w:rsid w:val="00B80368"/>
    <w:rsid w:val="00B8114D"/>
    <w:rsid w:val="00B81929"/>
    <w:rsid w:val="00B8545B"/>
    <w:rsid w:val="00B8666B"/>
    <w:rsid w:val="00B93EF5"/>
    <w:rsid w:val="00B96278"/>
    <w:rsid w:val="00BA0E05"/>
    <w:rsid w:val="00BA3FD9"/>
    <w:rsid w:val="00BA52EA"/>
    <w:rsid w:val="00BB13AB"/>
    <w:rsid w:val="00BB22F9"/>
    <w:rsid w:val="00BB339B"/>
    <w:rsid w:val="00BB500B"/>
    <w:rsid w:val="00BB686A"/>
    <w:rsid w:val="00BC1140"/>
    <w:rsid w:val="00BC144D"/>
    <w:rsid w:val="00BC25DE"/>
    <w:rsid w:val="00BC2BFD"/>
    <w:rsid w:val="00BC2DB1"/>
    <w:rsid w:val="00BC4068"/>
    <w:rsid w:val="00BD3FB5"/>
    <w:rsid w:val="00BD6B30"/>
    <w:rsid w:val="00BD77D8"/>
    <w:rsid w:val="00BD7E53"/>
    <w:rsid w:val="00BE07B7"/>
    <w:rsid w:val="00BE21B9"/>
    <w:rsid w:val="00BE2D45"/>
    <w:rsid w:val="00BE57F9"/>
    <w:rsid w:val="00BE5FD9"/>
    <w:rsid w:val="00BE6D9F"/>
    <w:rsid w:val="00BE6F5F"/>
    <w:rsid w:val="00BF2E82"/>
    <w:rsid w:val="00BF3245"/>
    <w:rsid w:val="00BF4606"/>
    <w:rsid w:val="00BF72B0"/>
    <w:rsid w:val="00C03E5C"/>
    <w:rsid w:val="00C048BE"/>
    <w:rsid w:val="00C13578"/>
    <w:rsid w:val="00C201D1"/>
    <w:rsid w:val="00C2283C"/>
    <w:rsid w:val="00C2339F"/>
    <w:rsid w:val="00C3197C"/>
    <w:rsid w:val="00C346A8"/>
    <w:rsid w:val="00C37AF9"/>
    <w:rsid w:val="00C4016B"/>
    <w:rsid w:val="00C406BF"/>
    <w:rsid w:val="00C42FC8"/>
    <w:rsid w:val="00C43217"/>
    <w:rsid w:val="00C43B2A"/>
    <w:rsid w:val="00C449FF"/>
    <w:rsid w:val="00C45F6B"/>
    <w:rsid w:val="00C47466"/>
    <w:rsid w:val="00C4747F"/>
    <w:rsid w:val="00C51182"/>
    <w:rsid w:val="00C51540"/>
    <w:rsid w:val="00C51AF8"/>
    <w:rsid w:val="00C56931"/>
    <w:rsid w:val="00C629F3"/>
    <w:rsid w:val="00C701E7"/>
    <w:rsid w:val="00C71505"/>
    <w:rsid w:val="00C72C39"/>
    <w:rsid w:val="00C72E37"/>
    <w:rsid w:val="00C75D07"/>
    <w:rsid w:val="00C77F30"/>
    <w:rsid w:val="00C80CCE"/>
    <w:rsid w:val="00C833AC"/>
    <w:rsid w:val="00C847DB"/>
    <w:rsid w:val="00C85B3A"/>
    <w:rsid w:val="00C86887"/>
    <w:rsid w:val="00C90F39"/>
    <w:rsid w:val="00C95B7E"/>
    <w:rsid w:val="00CA0A62"/>
    <w:rsid w:val="00CA0ADC"/>
    <w:rsid w:val="00CA3AB0"/>
    <w:rsid w:val="00CA6D70"/>
    <w:rsid w:val="00CA7C5B"/>
    <w:rsid w:val="00CB16FF"/>
    <w:rsid w:val="00CB438D"/>
    <w:rsid w:val="00CB65DE"/>
    <w:rsid w:val="00CB6D6C"/>
    <w:rsid w:val="00CC422A"/>
    <w:rsid w:val="00CC6339"/>
    <w:rsid w:val="00CD031B"/>
    <w:rsid w:val="00CD3C6E"/>
    <w:rsid w:val="00CD3D2D"/>
    <w:rsid w:val="00CD5CB5"/>
    <w:rsid w:val="00CE0C66"/>
    <w:rsid w:val="00CE150B"/>
    <w:rsid w:val="00CE4190"/>
    <w:rsid w:val="00CF0FF0"/>
    <w:rsid w:val="00CF12FA"/>
    <w:rsid w:val="00CF2591"/>
    <w:rsid w:val="00CF28B8"/>
    <w:rsid w:val="00CF4075"/>
    <w:rsid w:val="00D026F4"/>
    <w:rsid w:val="00D02FA7"/>
    <w:rsid w:val="00D03DA7"/>
    <w:rsid w:val="00D059F5"/>
    <w:rsid w:val="00D121C6"/>
    <w:rsid w:val="00D141B7"/>
    <w:rsid w:val="00D15409"/>
    <w:rsid w:val="00D17236"/>
    <w:rsid w:val="00D20FCF"/>
    <w:rsid w:val="00D225BA"/>
    <w:rsid w:val="00D2281C"/>
    <w:rsid w:val="00D23D05"/>
    <w:rsid w:val="00D26137"/>
    <w:rsid w:val="00D2780D"/>
    <w:rsid w:val="00D32AB5"/>
    <w:rsid w:val="00D336B2"/>
    <w:rsid w:val="00D336D1"/>
    <w:rsid w:val="00D33EFB"/>
    <w:rsid w:val="00D3529D"/>
    <w:rsid w:val="00D35B4B"/>
    <w:rsid w:val="00D36FE0"/>
    <w:rsid w:val="00D37BCD"/>
    <w:rsid w:val="00D40CDD"/>
    <w:rsid w:val="00D40E3D"/>
    <w:rsid w:val="00D41EC6"/>
    <w:rsid w:val="00D42C51"/>
    <w:rsid w:val="00D435FB"/>
    <w:rsid w:val="00D465FB"/>
    <w:rsid w:val="00D506C1"/>
    <w:rsid w:val="00D510E6"/>
    <w:rsid w:val="00D51F3F"/>
    <w:rsid w:val="00D53A73"/>
    <w:rsid w:val="00D56F13"/>
    <w:rsid w:val="00D57829"/>
    <w:rsid w:val="00D6417F"/>
    <w:rsid w:val="00D64707"/>
    <w:rsid w:val="00D66BAC"/>
    <w:rsid w:val="00D676D8"/>
    <w:rsid w:val="00D7257C"/>
    <w:rsid w:val="00D74201"/>
    <w:rsid w:val="00D76EB5"/>
    <w:rsid w:val="00D7789D"/>
    <w:rsid w:val="00D85C1E"/>
    <w:rsid w:val="00D86FC2"/>
    <w:rsid w:val="00D911B7"/>
    <w:rsid w:val="00D918DA"/>
    <w:rsid w:val="00DA02B9"/>
    <w:rsid w:val="00DA0955"/>
    <w:rsid w:val="00DA1127"/>
    <w:rsid w:val="00DA247A"/>
    <w:rsid w:val="00DA51A3"/>
    <w:rsid w:val="00DA634F"/>
    <w:rsid w:val="00DB4139"/>
    <w:rsid w:val="00DB575D"/>
    <w:rsid w:val="00DB7B72"/>
    <w:rsid w:val="00DC0A9E"/>
    <w:rsid w:val="00DC26FD"/>
    <w:rsid w:val="00DC2773"/>
    <w:rsid w:val="00DC3BAF"/>
    <w:rsid w:val="00DC680A"/>
    <w:rsid w:val="00DC7FD3"/>
    <w:rsid w:val="00DD2910"/>
    <w:rsid w:val="00DD4DB1"/>
    <w:rsid w:val="00DD5DDC"/>
    <w:rsid w:val="00DE2220"/>
    <w:rsid w:val="00DE30A1"/>
    <w:rsid w:val="00DE337D"/>
    <w:rsid w:val="00DE71CD"/>
    <w:rsid w:val="00DF1B6F"/>
    <w:rsid w:val="00DF2DB4"/>
    <w:rsid w:val="00DF47B1"/>
    <w:rsid w:val="00DF6352"/>
    <w:rsid w:val="00DF6659"/>
    <w:rsid w:val="00DF7252"/>
    <w:rsid w:val="00DF7A2D"/>
    <w:rsid w:val="00E01CDA"/>
    <w:rsid w:val="00E0246D"/>
    <w:rsid w:val="00E02491"/>
    <w:rsid w:val="00E039D5"/>
    <w:rsid w:val="00E0633E"/>
    <w:rsid w:val="00E10BA5"/>
    <w:rsid w:val="00E116D6"/>
    <w:rsid w:val="00E12045"/>
    <w:rsid w:val="00E12A3D"/>
    <w:rsid w:val="00E13BE3"/>
    <w:rsid w:val="00E14961"/>
    <w:rsid w:val="00E14AFF"/>
    <w:rsid w:val="00E15D26"/>
    <w:rsid w:val="00E20325"/>
    <w:rsid w:val="00E2084B"/>
    <w:rsid w:val="00E209FB"/>
    <w:rsid w:val="00E21352"/>
    <w:rsid w:val="00E23C18"/>
    <w:rsid w:val="00E25713"/>
    <w:rsid w:val="00E25D4E"/>
    <w:rsid w:val="00E25F6E"/>
    <w:rsid w:val="00E266B8"/>
    <w:rsid w:val="00E309F1"/>
    <w:rsid w:val="00E32AF8"/>
    <w:rsid w:val="00E3392E"/>
    <w:rsid w:val="00E40003"/>
    <w:rsid w:val="00E40F4C"/>
    <w:rsid w:val="00E43070"/>
    <w:rsid w:val="00E465E8"/>
    <w:rsid w:val="00E47036"/>
    <w:rsid w:val="00E47559"/>
    <w:rsid w:val="00E51AFE"/>
    <w:rsid w:val="00E52CD8"/>
    <w:rsid w:val="00E53104"/>
    <w:rsid w:val="00E57A92"/>
    <w:rsid w:val="00E607DA"/>
    <w:rsid w:val="00E73A23"/>
    <w:rsid w:val="00E73F09"/>
    <w:rsid w:val="00E753C6"/>
    <w:rsid w:val="00E75686"/>
    <w:rsid w:val="00E76E55"/>
    <w:rsid w:val="00E85071"/>
    <w:rsid w:val="00E86221"/>
    <w:rsid w:val="00E925A4"/>
    <w:rsid w:val="00E929D2"/>
    <w:rsid w:val="00E92B23"/>
    <w:rsid w:val="00E93A39"/>
    <w:rsid w:val="00E94187"/>
    <w:rsid w:val="00E94BC2"/>
    <w:rsid w:val="00E96385"/>
    <w:rsid w:val="00E96FBB"/>
    <w:rsid w:val="00EA0468"/>
    <w:rsid w:val="00EA08E3"/>
    <w:rsid w:val="00EA44A2"/>
    <w:rsid w:val="00EA4876"/>
    <w:rsid w:val="00EA4ED1"/>
    <w:rsid w:val="00EB123B"/>
    <w:rsid w:val="00EB2D50"/>
    <w:rsid w:val="00EB508F"/>
    <w:rsid w:val="00EB62C4"/>
    <w:rsid w:val="00EC013C"/>
    <w:rsid w:val="00EC1A5B"/>
    <w:rsid w:val="00EC3D3E"/>
    <w:rsid w:val="00EC6D59"/>
    <w:rsid w:val="00EC7BED"/>
    <w:rsid w:val="00ED0A12"/>
    <w:rsid w:val="00ED48BA"/>
    <w:rsid w:val="00ED672F"/>
    <w:rsid w:val="00ED6BDA"/>
    <w:rsid w:val="00EE0CFB"/>
    <w:rsid w:val="00EE1110"/>
    <w:rsid w:val="00EE230D"/>
    <w:rsid w:val="00EE7FCC"/>
    <w:rsid w:val="00EF0664"/>
    <w:rsid w:val="00EF1009"/>
    <w:rsid w:val="00EF11BA"/>
    <w:rsid w:val="00EF3AA5"/>
    <w:rsid w:val="00EF5285"/>
    <w:rsid w:val="00EF53E6"/>
    <w:rsid w:val="00EF58D8"/>
    <w:rsid w:val="00EF79E2"/>
    <w:rsid w:val="00F03EC8"/>
    <w:rsid w:val="00F06884"/>
    <w:rsid w:val="00F10851"/>
    <w:rsid w:val="00F11B68"/>
    <w:rsid w:val="00F1204C"/>
    <w:rsid w:val="00F136B6"/>
    <w:rsid w:val="00F14542"/>
    <w:rsid w:val="00F1756F"/>
    <w:rsid w:val="00F20CFD"/>
    <w:rsid w:val="00F23621"/>
    <w:rsid w:val="00F24149"/>
    <w:rsid w:val="00F24321"/>
    <w:rsid w:val="00F2510E"/>
    <w:rsid w:val="00F27BF8"/>
    <w:rsid w:val="00F30098"/>
    <w:rsid w:val="00F32601"/>
    <w:rsid w:val="00F345EE"/>
    <w:rsid w:val="00F374E1"/>
    <w:rsid w:val="00F424F2"/>
    <w:rsid w:val="00F42CFA"/>
    <w:rsid w:val="00F4638E"/>
    <w:rsid w:val="00F50AFE"/>
    <w:rsid w:val="00F50CC5"/>
    <w:rsid w:val="00F53065"/>
    <w:rsid w:val="00F560A5"/>
    <w:rsid w:val="00F61FE6"/>
    <w:rsid w:val="00F6255C"/>
    <w:rsid w:val="00F62982"/>
    <w:rsid w:val="00F62F50"/>
    <w:rsid w:val="00F65CC0"/>
    <w:rsid w:val="00F66E46"/>
    <w:rsid w:val="00F71B02"/>
    <w:rsid w:val="00F740FF"/>
    <w:rsid w:val="00F7750E"/>
    <w:rsid w:val="00F77730"/>
    <w:rsid w:val="00F8143C"/>
    <w:rsid w:val="00F8232E"/>
    <w:rsid w:val="00F827A4"/>
    <w:rsid w:val="00F827F6"/>
    <w:rsid w:val="00F83AD7"/>
    <w:rsid w:val="00F87DF0"/>
    <w:rsid w:val="00F9088C"/>
    <w:rsid w:val="00F91456"/>
    <w:rsid w:val="00F934F9"/>
    <w:rsid w:val="00F97F33"/>
    <w:rsid w:val="00FA30DA"/>
    <w:rsid w:val="00FA364C"/>
    <w:rsid w:val="00FA3B68"/>
    <w:rsid w:val="00FA4281"/>
    <w:rsid w:val="00FA5015"/>
    <w:rsid w:val="00FA711E"/>
    <w:rsid w:val="00FA77C9"/>
    <w:rsid w:val="00FB0EFF"/>
    <w:rsid w:val="00FB1785"/>
    <w:rsid w:val="00FB40B7"/>
    <w:rsid w:val="00FB5819"/>
    <w:rsid w:val="00FB5939"/>
    <w:rsid w:val="00FC04EB"/>
    <w:rsid w:val="00FC4DFE"/>
    <w:rsid w:val="00FC5D11"/>
    <w:rsid w:val="00FC6F8D"/>
    <w:rsid w:val="00FD0389"/>
    <w:rsid w:val="00FD0DCF"/>
    <w:rsid w:val="00FD3B18"/>
    <w:rsid w:val="00FD4FEF"/>
    <w:rsid w:val="00FE2E7B"/>
    <w:rsid w:val="00FE36A7"/>
    <w:rsid w:val="00FE3E35"/>
    <w:rsid w:val="00FE3FEE"/>
    <w:rsid w:val="00FE6C1F"/>
    <w:rsid w:val="00FE776F"/>
    <w:rsid w:val="00FE7AC0"/>
    <w:rsid w:val="00FF10F1"/>
    <w:rsid w:val="00FF3C5D"/>
    <w:rsid w:val="00FF4626"/>
    <w:rsid w:val="00FF4E5D"/>
    <w:rsid w:val="00FF55A1"/>
    <w:rsid w:val="00FF6BA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83E4CA"/>
  <w15:chartTrackingRefBased/>
  <w15:docId w15:val="{B4DA8FBC-29F5-4D43-998D-3DCAC309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5B39"/>
    <w:pPr>
      <w:spacing w:line="256" w:lineRule="auto"/>
    </w:pPr>
    <w:rPr>
      <w:lang w:val="vi-VN"/>
    </w:rPr>
  </w:style>
  <w:style w:type="paragraph" w:styleId="Heading1">
    <w:name w:val="heading 1"/>
    <w:basedOn w:val="Normal"/>
    <w:next w:val="Normal"/>
    <w:link w:val="Heading1Char"/>
    <w:uiPriority w:val="9"/>
    <w:qFormat/>
    <w:rsid w:val="00D41E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4561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2CFA"/>
    <w:rPr>
      <w:rFonts w:asciiTheme="majorHAnsi" w:eastAsiaTheme="majorEastAsia" w:hAnsiTheme="majorHAnsi" w:cstheme="majorBidi"/>
      <w:color w:val="2F5496" w:themeColor="accent1" w:themeShade="BF"/>
      <w:sz w:val="32"/>
      <w:szCs w:val="32"/>
      <w:lang w:val="vi-VN"/>
    </w:rPr>
  </w:style>
  <w:style w:type="character" w:styleId="BookTitle">
    <w:name w:val="Book Title"/>
    <w:basedOn w:val="DefaultParagraphFont"/>
    <w:uiPriority w:val="33"/>
    <w:qFormat/>
    <w:rsid w:val="00F42CFA"/>
    <w:rPr>
      <w:b/>
      <w:bCs/>
      <w:i/>
      <w:iCs/>
      <w:spacing w:val="5"/>
    </w:rPr>
  </w:style>
  <w:style w:type="paragraph" w:styleId="NormalWeb">
    <w:name w:val="Normal (Web)"/>
    <w:basedOn w:val="Normal"/>
    <w:uiPriority w:val="99"/>
    <w:unhideWhenUsed/>
    <w:qFormat/>
    <w:rsid w:val="00F42CFA"/>
    <w:pPr>
      <w:suppressAutoHyphens/>
      <w:spacing w:beforeAutospacing="1" w:afterAutospacing="1"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qFormat/>
    <w:rsid w:val="00F42CFA"/>
    <w:rPr>
      <w:rFonts w:ascii="Times New Roman" w:eastAsia="Times New Roman" w:hAnsi="Times New Roman" w:cs="Times New Roman"/>
      <w:sz w:val="26"/>
      <w:szCs w:val="26"/>
      <w:lang w:val="vi"/>
    </w:rPr>
  </w:style>
  <w:style w:type="paragraph" w:styleId="BodyText">
    <w:name w:val="Body Text"/>
    <w:basedOn w:val="Normal"/>
    <w:link w:val="BodyTextChar"/>
    <w:uiPriority w:val="1"/>
    <w:qFormat/>
    <w:rsid w:val="00F42CFA"/>
    <w:pPr>
      <w:widowControl w:val="0"/>
      <w:suppressAutoHyphens/>
      <w:spacing w:after="0" w:line="240" w:lineRule="auto"/>
    </w:pPr>
    <w:rPr>
      <w:rFonts w:ascii="Times New Roman" w:eastAsia="Times New Roman" w:hAnsi="Times New Roman" w:cs="Times New Roman"/>
      <w:sz w:val="26"/>
      <w:szCs w:val="26"/>
      <w:lang w:val="vi"/>
    </w:rPr>
  </w:style>
  <w:style w:type="character" w:customStyle="1" w:styleId="ThnVnbanChar1">
    <w:name w:val="Thân Văn bản Char1"/>
    <w:basedOn w:val="DefaultParagraphFont"/>
    <w:uiPriority w:val="99"/>
    <w:semiHidden/>
    <w:rsid w:val="00F42CFA"/>
    <w:rPr>
      <w:lang w:val="vi-VN"/>
    </w:rPr>
  </w:style>
  <w:style w:type="paragraph" w:styleId="Header">
    <w:name w:val="header"/>
    <w:basedOn w:val="Normal"/>
    <w:link w:val="HeaderChar"/>
    <w:uiPriority w:val="99"/>
    <w:unhideWhenUsed/>
    <w:rsid w:val="004561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61BD"/>
    <w:rPr>
      <w:lang w:val="vi-VN"/>
    </w:rPr>
  </w:style>
  <w:style w:type="paragraph" w:styleId="Footer">
    <w:name w:val="footer"/>
    <w:basedOn w:val="Normal"/>
    <w:link w:val="FooterChar"/>
    <w:uiPriority w:val="99"/>
    <w:unhideWhenUsed/>
    <w:rsid w:val="004561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61BD"/>
    <w:rPr>
      <w:lang w:val="vi-VN"/>
    </w:rPr>
  </w:style>
  <w:style w:type="character" w:customStyle="1" w:styleId="Heading4Char">
    <w:name w:val="Heading 4 Char"/>
    <w:basedOn w:val="DefaultParagraphFont"/>
    <w:link w:val="Heading4"/>
    <w:uiPriority w:val="9"/>
    <w:semiHidden/>
    <w:rsid w:val="004561BD"/>
    <w:rPr>
      <w:rFonts w:asciiTheme="majorHAnsi" w:eastAsiaTheme="majorEastAsia" w:hAnsiTheme="majorHAnsi" w:cstheme="majorBidi"/>
      <w:i/>
      <w:iCs/>
      <w:color w:val="2F5496" w:themeColor="accent1" w:themeShade="BF"/>
      <w:lang w:val="vi-VN"/>
    </w:rPr>
  </w:style>
  <w:style w:type="character" w:customStyle="1" w:styleId="BodyTextChar1">
    <w:name w:val="Body Text Char1"/>
    <w:basedOn w:val="DefaultParagraphFont"/>
    <w:uiPriority w:val="99"/>
    <w:semiHidden/>
    <w:rsid w:val="004561BD"/>
  </w:style>
  <w:style w:type="paragraph" w:styleId="ListParagraph">
    <w:name w:val="List Paragraph"/>
    <w:basedOn w:val="Normal"/>
    <w:uiPriority w:val="34"/>
    <w:qFormat/>
    <w:rsid w:val="004561BD"/>
    <w:pPr>
      <w:spacing w:after="200" w:line="276" w:lineRule="auto"/>
      <w:ind w:left="720"/>
      <w:contextualSpacing/>
    </w:pPr>
    <w:rPr>
      <w:lang w:val="en-US"/>
    </w:rPr>
  </w:style>
  <w:style w:type="paragraph" w:styleId="EndnoteText">
    <w:name w:val="endnote text"/>
    <w:basedOn w:val="Normal"/>
    <w:link w:val="EndnoteTextChar"/>
    <w:uiPriority w:val="99"/>
    <w:semiHidden/>
    <w:unhideWhenUsed/>
    <w:rsid w:val="004561B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561BD"/>
    <w:rPr>
      <w:sz w:val="20"/>
      <w:szCs w:val="20"/>
      <w:lang w:val="vi-VN"/>
    </w:rPr>
  </w:style>
  <w:style w:type="character" w:styleId="EndnoteReference">
    <w:name w:val="endnote reference"/>
    <w:basedOn w:val="DefaultParagraphFont"/>
    <w:uiPriority w:val="99"/>
    <w:semiHidden/>
    <w:unhideWhenUsed/>
    <w:rsid w:val="004561BD"/>
    <w:rPr>
      <w:vertAlign w:val="superscript"/>
    </w:rPr>
  </w:style>
  <w:style w:type="paragraph" w:styleId="TOCHeading">
    <w:name w:val="TOC Heading"/>
    <w:basedOn w:val="Heading1"/>
    <w:next w:val="Normal"/>
    <w:uiPriority w:val="39"/>
    <w:unhideWhenUsed/>
    <w:qFormat/>
    <w:rsid w:val="00654E08"/>
    <w:pPr>
      <w:spacing w:line="259" w:lineRule="auto"/>
      <w:outlineLvl w:val="9"/>
    </w:pPr>
    <w:rPr>
      <w:lang w:val="en-US"/>
    </w:rPr>
  </w:style>
  <w:style w:type="paragraph" w:styleId="TOC1">
    <w:name w:val="toc 1"/>
    <w:basedOn w:val="Normal"/>
    <w:next w:val="Normal"/>
    <w:autoRedefine/>
    <w:uiPriority w:val="39"/>
    <w:unhideWhenUsed/>
    <w:rsid w:val="00654E08"/>
    <w:pPr>
      <w:spacing w:after="100"/>
    </w:pPr>
  </w:style>
  <w:style w:type="paragraph" w:styleId="TOC2">
    <w:name w:val="toc 2"/>
    <w:basedOn w:val="Normal"/>
    <w:next w:val="Normal"/>
    <w:autoRedefine/>
    <w:uiPriority w:val="39"/>
    <w:unhideWhenUsed/>
    <w:rsid w:val="00654E08"/>
    <w:pPr>
      <w:spacing w:after="100"/>
      <w:ind w:left="220"/>
    </w:pPr>
  </w:style>
  <w:style w:type="paragraph" w:styleId="TOC3">
    <w:name w:val="toc 3"/>
    <w:basedOn w:val="Normal"/>
    <w:next w:val="Normal"/>
    <w:autoRedefine/>
    <w:uiPriority w:val="39"/>
    <w:unhideWhenUsed/>
    <w:rsid w:val="00654E08"/>
    <w:pPr>
      <w:spacing w:after="100"/>
      <w:ind w:left="440"/>
    </w:pPr>
  </w:style>
  <w:style w:type="character" w:styleId="Hyperlink">
    <w:name w:val="Hyperlink"/>
    <w:basedOn w:val="DefaultParagraphFont"/>
    <w:uiPriority w:val="99"/>
    <w:unhideWhenUsed/>
    <w:rsid w:val="00654E08"/>
    <w:rPr>
      <w:color w:val="0563C1" w:themeColor="hyperlink"/>
      <w:u w:val="single"/>
    </w:rPr>
  </w:style>
  <w:style w:type="table" w:styleId="TableGrid">
    <w:name w:val="Table Grid"/>
    <w:basedOn w:val="TableNormal"/>
    <w:uiPriority w:val="39"/>
    <w:rsid w:val="00B563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1C431F"/>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5Dark-Accent5">
    <w:name w:val="Grid Table 5 Dark Accent 5"/>
    <w:basedOn w:val="TableNormal"/>
    <w:uiPriority w:val="50"/>
    <w:rsid w:val="0021011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6Colorful-Accent5">
    <w:name w:val="Grid Table 6 Colorful Accent 5"/>
    <w:basedOn w:val="TableNormal"/>
    <w:uiPriority w:val="51"/>
    <w:rsid w:val="00210118"/>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76799E"/>
    <w:rPr>
      <w:color w:val="605E5C"/>
      <w:shd w:val="clear" w:color="auto" w:fill="E1DFDD"/>
    </w:rPr>
  </w:style>
  <w:style w:type="character" w:styleId="PlaceholderText">
    <w:name w:val="Placeholder Text"/>
    <w:basedOn w:val="DefaultParagraphFont"/>
    <w:uiPriority w:val="99"/>
    <w:semiHidden/>
    <w:rsid w:val="00D7789D"/>
    <w:rPr>
      <w:color w:val="808080"/>
    </w:rPr>
  </w:style>
  <w:style w:type="character" w:styleId="Strong">
    <w:name w:val="Strong"/>
    <w:basedOn w:val="DefaultParagraphFont"/>
    <w:uiPriority w:val="22"/>
    <w:qFormat/>
    <w:rsid w:val="00997D1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047790">
      <w:bodyDiv w:val="1"/>
      <w:marLeft w:val="0"/>
      <w:marRight w:val="0"/>
      <w:marTop w:val="0"/>
      <w:marBottom w:val="0"/>
      <w:divBdr>
        <w:top w:val="none" w:sz="0" w:space="0" w:color="auto"/>
        <w:left w:val="none" w:sz="0" w:space="0" w:color="auto"/>
        <w:bottom w:val="none" w:sz="0" w:space="0" w:color="auto"/>
        <w:right w:val="none" w:sz="0" w:space="0" w:color="auto"/>
      </w:divBdr>
    </w:div>
    <w:div w:id="325717505">
      <w:bodyDiv w:val="1"/>
      <w:marLeft w:val="0"/>
      <w:marRight w:val="0"/>
      <w:marTop w:val="0"/>
      <w:marBottom w:val="0"/>
      <w:divBdr>
        <w:top w:val="none" w:sz="0" w:space="0" w:color="auto"/>
        <w:left w:val="none" w:sz="0" w:space="0" w:color="auto"/>
        <w:bottom w:val="none" w:sz="0" w:space="0" w:color="auto"/>
        <w:right w:val="none" w:sz="0" w:space="0" w:color="auto"/>
      </w:divBdr>
    </w:div>
    <w:div w:id="433474777">
      <w:bodyDiv w:val="1"/>
      <w:marLeft w:val="0"/>
      <w:marRight w:val="0"/>
      <w:marTop w:val="0"/>
      <w:marBottom w:val="0"/>
      <w:divBdr>
        <w:top w:val="none" w:sz="0" w:space="0" w:color="auto"/>
        <w:left w:val="none" w:sz="0" w:space="0" w:color="auto"/>
        <w:bottom w:val="none" w:sz="0" w:space="0" w:color="auto"/>
        <w:right w:val="none" w:sz="0" w:space="0" w:color="auto"/>
      </w:divBdr>
      <w:divsChild>
        <w:div w:id="417335027">
          <w:marLeft w:val="0"/>
          <w:marRight w:val="0"/>
          <w:marTop w:val="0"/>
          <w:marBottom w:val="0"/>
          <w:divBdr>
            <w:top w:val="none" w:sz="0" w:space="0" w:color="auto"/>
            <w:left w:val="none" w:sz="0" w:space="0" w:color="auto"/>
            <w:bottom w:val="none" w:sz="0" w:space="0" w:color="auto"/>
            <w:right w:val="none" w:sz="0" w:space="0" w:color="auto"/>
          </w:divBdr>
          <w:divsChild>
            <w:div w:id="175081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5209">
      <w:bodyDiv w:val="1"/>
      <w:marLeft w:val="0"/>
      <w:marRight w:val="0"/>
      <w:marTop w:val="0"/>
      <w:marBottom w:val="0"/>
      <w:divBdr>
        <w:top w:val="none" w:sz="0" w:space="0" w:color="auto"/>
        <w:left w:val="none" w:sz="0" w:space="0" w:color="auto"/>
        <w:bottom w:val="none" w:sz="0" w:space="0" w:color="auto"/>
        <w:right w:val="none" w:sz="0" w:space="0" w:color="auto"/>
      </w:divBdr>
    </w:div>
    <w:div w:id="485896748">
      <w:bodyDiv w:val="1"/>
      <w:marLeft w:val="0"/>
      <w:marRight w:val="0"/>
      <w:marTop w:val="0"/>
      <w:marBottom w:val="0"/>
      <w:divBdr>
        <w:top w:val="none" w:sz="0" w:space="0" w:color="auto"/>
        <w:left w:val="none" w:sz="0" w:space="0" w:color="auto"/>
        <w:bottom w:val="none" w:sz="0" w:space="0" w:color="auto"/>
        <w:right w:val="none" w:sz="0" w:space="0" w:color="auto"/>
      </w:divBdr>
    </w:div>
    <w:div w:id="502627360">
      <w:bodyDiv w:val="1"/>
      <w:marLeft w:val="0"/>
      <w:marRight w:val="0"/>
      <w:marTop w:val="0"/>
      <w:marBottom w:val="0"/>
      <w:divBdr>
        <w:top w:val="none" w:sz="0" w:space="0" w:color="auto"/>
        <w:left w:val="none" w:sz="0" w:space="0" w:color="auto"/>
        <w:bottom w:val="none" w:sz="0" w:space="0" w:color="auto"/>
        <w:right w:val="none" w:sz="0" w:space="0" w:color="auto"/>
      </w:divBdr>
      <w:divsChild>
        <w:div w:id="44566069">
          <w:marLeft w:val="576"/>
          <w:marRight w:val="0"/>
          <w:marTop w:val="80"/>
          <w:marBottom w:val="0"/>
          <w:divBdr>
            <w:top w:val="none" w:sz="0" w:space="0" w:color="auto"/>
            <w:left w:val="none" w:sz="0" w:space="0" w:color="auto"/>
            <w:bottom w:val="none" w:sz="0" w:space="0" w:color="auto"/>
            <w:right w:val="none" w:sz="0" w:space="0" w:color="auto"/>
          </w:divBdr>
        </w:div>
      </w:divsChild>
    </w:div>
    <w:div w:id="553738120">
      <w:bodyDiv w:val="1"/>
      <w:marLeft w:val="0"/>
      <w:marRight w:val="0"/>
      <w:marTop w:val="0"/>
      <w:marBottom w:val="0"/>
      <w:divBdr>
        <w:top w:val="none" w:sz="0" w:space="0" w:color="auto"/>
        <w:left w:val="none" w:sz="0" w:space="0" w:color="auto"/>
        <w:bottom w:val="none" w:sz="0" w:space="0" w:color="auto"/>
        <w:right w:val="none" w:sz="0" w:space="0" w:color="auto"/>
      </w:divBdr>
    </w:div>
    <w:div w:id="615795843">
      <w:bodyDiv w:val="1"/>
      <w:marLeft w:val="0"/>
      <w:marRight w:val="0"/>
      <w:marTop w:val="0"/>
      <w:marBottom w:val="0"/>
      <w:divBdr>
        <w:top w:val="none" w:sz="0" w:space="0" w:color="auto"/>
        <w:left w:val="none" w:sz="0" w:space="0" w:color="auto"/>
        <w:bottom w:val="none" w:sz="0" w:space="0" w:color="auto"/>
        <w:right w:val="none" w:sz="0" w:space="0" w:color="auto"/>
      </w:divBdr>
      <w:divsChild>
        <w:div w:id="27220668">
          <w:marLeft w:val="547"/>
          <w:marRight w:val="0"/>
          <w:marTop w:val="96"/>
          <w:marBottom w:val="0"/>
          <w:divBdr>
            <w:top w:val="none" w:sz="0" w:space="0" w:color="auto"/>
            <w:left w:val="none" w:sz="0" w:space="0" w:color="auto"/>
            <w:bottom w:val="none" w:sz="0" w:space="0" w:color="auto"/>
            <w:right w:val="none" w:sz="0" w:space="0" w:color="auto"/>
          </w:divBdr>
        </w:div>
        <w:div w:id="1017345770">
          <w:marLeft w:val="547"/>
          <w:marRight w:val="0"/>
          <w:marTop w:val="96"/>
          <w:marBottom w:val="0"/>
          <w:divBdr>
            <w:top w:val="none" w:sz="0" w:space="0" w:color="auto"/>
            <w:left w:val="none" w:sz="0" w:space="0" w:color="auto"/>
            <w:bottom w:val="none" w:sz="0" w:space="0" w:color="auto"/>
            <w:right w:val="none" w:sz="0" w:space="0" w:color="auto"/>
          </w:divBdr>
        </w:div>
        <w:div w:id="1624268073">
          <w:marLeft w:val="547"/>
          <w:marRight w:val="0"/>
          <w:marTop w:val="96"/>
          <w:marBottom w:val="0"/>
          <w:divBdr>
            <w:top w:val="none" w:sz="0" w:space="0" w:color="auto"/>
            <w:left w:val="none" w:sz="0" w:space="0" w:color="auto"/>
            <w:bottom w:val="none" w:sz="0" w:space="0" w:color="auto"/>
            <w:right w:val="none" w:sz="0" w:space="0" w:color="auto"/>
          </w:divBdr>
        </w:div>
      </w:divsChild>
    </w:div>
    <w:div w:id="616520427">
      <w:bodyDiv w:val="1"/>
      <w:marLeft w:val="0"/>
      <w:marRight w:val="0"/>
      <w:marTop w:val="0"/>
      <w:marBottom w:val="0"/>
      <w:divBdr>
        <w:top w:val="none" w:sz="0" w:space="0" w:color="auto"/>
        <w:left w:val="none" w:sz="0" w:space="0" w:color="auto"/>
        <w:bottom w:val="none" w:sz="0" w:space="0" w:color="auto"/>
        <w:right w:val="none" w:sz="0" w:space="0" w:color="auto"/>
      </w:divBdr>
    </w:div>
    <w:div w:id="625234270">
      <w:bodyDiv w:val="1"/>
      <w:marLeft w:val="0"/>
      <w:marRight w:val="0"/>
      <w:marTop w:val="0"/>
      <w:marBottom w:val="0"/>
      <w:divBdr>
        <w:top w:val="none" w:sz="0" w:space="0" w:color="auto"/>
        <w:left w:val="none" w:sz="0" w:space="0" w:color="auto"/>
        <w:bottom w:val="none" w:sz="0" w:space="0" w:color="auto"/>
        <w:right w:val="none" w:sz="0" w:space="0" w:color="auto"/>
      </w:divBdr>
    </w:div>
    <w:div w:id="1072048385">
      <w:bodyDiv w:val="1"/>
      <w:marLeft w:val="0"/>
      <w:marRight w:val="0"/>
      <w:marTop w:val="0"/>
      <w:marBottom w:val="0"/>
      <w:divBdr>
        <w:top w:val="none" w:sz="0" w:space="0" w:color="auto"/>
        <w:left w:val="none" w:sz="0" w:space="0" w:color="auto"/>
        <w:bottom w:val="none" w:sz="0" w:space="0" w:color="auto"/>
        <w:right w:val="none" w:sz="0" w:space="0" w:color="auto"/>
      </w:divBdr>
    </w:div>
    <w:div w:id="1174151920">
      <w:bodyDiv w:val="1"/>
      <w:marLeft w:val="0"/>
      <w:marRight w:val="0"/>
      <w:marTop w:val="0"/>
      <w:marBottom w:val="0"/>
      <w:divBdr>
        <w:top w:val="none" w:sz="0" w:space="0" w:color="auto"/>
        <w:left w:val="none" w:sz="0" w:space="0" w:color="auto"/>
        <w:bottom w:val="none" w:sz="0" w:space="0" w:color="auto"/>
        <w:right w:val="none" w:sz="0" w:space="0" w:color="auto"/>
      </w:divBdr>
    </w:div>
    <w:div w:id="1411467255">
      <w:bodyDiv w:val="1"/>
      <w:marLeft w:val="0"/>
      <w:marRight w:val="0"/>
      <w:marTop w:val="0"/>
      <w:marBottom w:val="0"/>
      <w:divBdr>
        <w:top w:val="none" w:sz="0" w:space="0" w:color="auto"/>
        <w:left w:val="none" w:sz="0" w:space="0" w:color="auto"/>
        <w:bottom w:val="none" w:sz="0" w:space="0" w:color="auto"/>
        <w:right w:val="none" w:sz="0" w:space="0" w:color="auto"/>
      </w:divBdr>
    </w:div>
    <w:div w:id="1655136908">
      <w:bodyDiv w:val="1"/>
      <w:marLeft w:val="0"/>
      <w:marRight w:val="0"/>
      <w:marTop w:val="0"/>
      <w:marBottom w:val="0"/>
      <w:divBdr>
        <w:top w:val="none" w:sz="0" w:space="0" w:color="auto"/>
        <w:left w:val="none" w:sz="0" w:space="0" w:color="auto"/>
        <w:bottom w:val="none" w:sz="0" w:space="0" w:color="auto"/>
        <w:right w:val="none" w:sz="0" w:space="0" w:color="auto"/>
      </w:divBdr>
    </w:div>
    <w:div w:id="1691225766">
      <w:bodyDiv w:val="1"/>
      <w:marLeft w:val="0"/>
      <w:marRight w:val="0"/>
      <w:marTop w:val="0"/>
      <w:marBottom w:val="0"/>
      <w:divBdr>
        <w:top w:val="none" w:sz="0" w:space="0" w:color="auto"/>
        <w:left w:val="none" w:sz="0" w:space="0" w:color="auto"/>
        <w:bottom w:val="none" w:sz="0" w:space="0" w:color="auto"/>
        <w:right w:val="none" w:sz="0" w:space="0" w:color="auto"/>
      </w:divBdr>
    </w:div>
    <w:div w:id="1995528682">
      <w:bodyDiv w:val="1"/>
      <w:marLeft w:val="0"/>
      <w:marRight w:val="0"/>
      <w:marTop w:val="0"/>
      <w:marBottom w:val="0"/>
      <w:divBdr>
        <w:top w:val="none" w:sz="0" w:space="0" w:color="auto"/>
        <w:left w:val="none" w:sz="0" w:space="0" w:color="auto"/>
        <w:bottom w:val="none" w:sz="0" w:space="0" w:color="auto"/>
        <w:right w:val="none" w:sz="0" w:space="0" w:color="auto"/>
      </w:divBdr>
    </w:div>
    <w:div w:id="2019960725">
      <w:bodyDiv w:val="1"/>
      <w:marLeft w:val="0"/>
      <w:marRight w:val="0"/>
      <w:marTop w:val="0"/>
      <w:marBottom w:val="0"/>
      <w:divBdr>
        <w:top w:val="none" w:sz="0" w:space="0" w:color="auto"/>
        <w:left w:val="none" w:sz="0" w:space="0" w:color="auto"/>
        <w:bottom w:val="none" w:sz="0" w:space="0" w:color="auto"/>
        <w:right w:val="none" w:sz="0" w:space="0" w:color="auto"/>
      </w:divBdr>
    </w:div>
    <w:div w:id="2086023652">
      <w:bodyDiv w:val="1"/>
      <w:marLeft w:val="0"/>
      <w:marRight w:val="0"/>
      <w:marTop w:val="0"/>
      <w:marBottom w:val="0"/>
      <w:divBdr>
        <w:top w:val="none" w:sz="0" w:space="0" w:color="auto"/>
        <w:left w:val="none" w:sz="0" w:space="0" w:color="auto"/>
        <w:bottom w:val="none" w:sz="0" w:space="0" w:color="auto"/>
        <w:right w:val="none" w:sz="0" w:space="0" w:color="auto"/>
      </w:divBdr>
    </w:div>
    <w:div w:id="2094669319">
      <w:bodyDiv w:val="1"/>
      <w:marLeft w:val="0"/>
      <w:marRight w:val="0"/>
      <w:marTop w:val="0"/>
      <w:marBottom w:val="0"/>
      <w:divBdr>
        <w:top w:val="none" w:sz="0" w:space="0" w:color="auto"/>
        <w:left w:val="none" w:sz="0" w:space="0" w:color="auto"/>
        <w:bottom w:val="none" w:sz="0" w:space="0" w:color="auto"/>
        <w:right w:val="none" w:sz="0" w:space="0" w:color="auto"/>
      </w:divBdr>
    </w:div>
    <w:div w:id="2097364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4.png"/><Relationship Id="rId11" Type="http://schemas.openxmlformats.org/officeDocument/2006/relationships/image" Target="media/image1.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numbering" Target="numbering.xml"/><Relationship Id="rId90" Type="http://schemas.openxmlformats.org/officeDocument/2006/relationships/image" Target="media/image78.png"/><Relationship Id="rId95" Type="http://schemas.openxmlformats.org/officeDocument/2006/relationships/hyperlink" Target="https://corporatefinanceinstitute.com/resources/excel/functions/" TargetMode="External"/><Relationship Id="rId22" Type="http://schemas.openxmlformats.org/officeDocument/2006/relationships/image" Target="media/image10.png"/><Relationship Id="rId27" Type="http://schemas.openxmlformats.org/officeDocument/2006/relationships/image" Target="media/image15.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customXml" Target="../customXml/item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hyperlink" Target="https://www.statology.org/tukey-kramer-post-hoc-test-excel/"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hyperlink" Target="https://nguyenvantien0405.files.wordpress.com/2018/03/hd_excel_xstk_161223.pdf" TargetMode="External"/><Relationship Id="rId99" Type="http://schemas.openxmlformats.org/officeDocument/2006/relationships/footer" Target="footer1.xml"/><Relationship Id="rId10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hyperlink" Target="https://docs.scipy.org/doc/scipy/reference/generated/scipy.stats.f_oneway.html" TargetMode="External"/><Relationship Id="rId7" Type="http://schemas.openxmlformats.org/officeDocument/2006/relationships/settings" Target="setting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customXml" Target="../customXml/item2.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image" Target="media/image18.png"/><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hyperlink" Target="https://docs.scipy.org/doc/scipy/reference/generated/scipy.stats.chi2_contingency.html" TargetMode="Externa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B0247DD5A0CDC542B3A518A49C097697" ma:contentTypeVersion="7" ma:contentTypeDescription="Create a new document." ma:contentTypeScope="" ma:versionID="ed190a253b547c0956456a18c74a889f">
  <xsd:schema xmlns:xsd="http://www.w3.org/2001/XMLSchema" xmlns:xs="http://www.w3.org/2001/XMLSchema" xmlns:p="http://schemas.microsoft.com/office/2006/metadata/properties" xmlns:ns2="82e5947f-5ae7-4bdc-a5bd-bc0d3fe3c073" xmlns:ns3="ad17ad40-7e18-4640-bacb-cc18681aeee7" targetNamespace="http://schemas.microsoft.com/office/2006/metadata/properties" ma:root="true" ma:fieldsID="17b43560b4ff76ff58f76c97431061e2" ns2:_="" ns3:_="">
    <xsd:import namespace="82e5947f-5ae7-4bdc-a5bd-bc0d3fe3c073"/>
    <xsd:import namespace="ad17ad40-7e18-4640-bacb-cc18681aeee7"/>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e5947f-5ae7-4bdc-a5bd-bc0d3fe3c0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d17ad40-7e18-4640-bacb-cc18681aeee7"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9293B-FCF1-4ABA-B07D-2C3E4C94E01B}">
  <ds:schemaRefs>
    <ds:schemaRef ds:uri="http://schemas.microsoft.com/sharepoint/v3/contenttype/forms"/>
  </ds:schemaRefs>
</ds:datastoreItem>
</file>

<file path=customXml/itemProps2.xml><?xml version="1.0" encoding="utf-8"?>
<ds:datastoreItem xmlns:ds="http://schemas.openxmlformats.org/officeDocument/2006/customXml" ds:itemID="{1F04A930-D1CE-4A2D-883C-6F4FB36ECC5C}">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CE8CB59-AD2C-4E91-9C9A-0C553E63C190}"/>
</file>

<file path=customXml/itemProps4.xml><?xml version="1.0" encoding="utf-8"?>
<ds:datastoreItem xmlns:ds="http://schemas.openxmlformats.org/officeDocument/2006/customXml" ds:itemID="{8F627D36-F3C9-42D8-97A4-F9F0D34A7D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478</TotalTime>
  <Pages>34</Pages>
  <Words>2548</Words>
  <Characters>14529</Characters>
  <Application>Microsoft Office Word</Application>
  <DocSecurity>0</DocSecurity>
  <Lines>121</Lines>
  <Paragraphs>34</Paragraphs>
  <ScaleCrop>false</ScaleCrop>
  <Company/>
  <LinksUpToDate>false</LinksUpToDate>
  <CharactersWithSpaces>17043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Dưa</dc:creator>
  <cp:keywords/>
  <dc:description/>
  <cp:lastModifiedBy>Phan Phạm Quỳnh Hoa</cp:lastModifiedBy>
  <cp:revision>358</cp:revision>
  <dcterms:created xsi:type="dcterms:W3CDTF">2022-03-17T08:45:00Z</dcterms:created>
  <dcterms:modified xsi:type="dcterms:W3CDTF">2022-03-26T16:12:00Z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0x010100B0247DD5A0CDC542B3A518A49C097697</vt:lpwstr>
  </property>
</Properties>
</file>